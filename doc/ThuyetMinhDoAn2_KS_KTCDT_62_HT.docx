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2EC27" w14:textId="5FE89B55" w:rsidR="006C0AEE" w:rsidRPr="00A674F1" w:rsidRDefault="006C0AEE" w:rsidP="00DD4D8F">
      <w:pPr>
        <w:jc w:val="center"/>
      </w:pPr>
      <w:r w:rsidRPr="00A674F1">
        <w:t>TRƯỜNG ĐẠI HỌC GIAO THÔNG VẬN TẢI</w:t>
      </w:r>
    </w:p>
    <w:p w14:paraId="4839551D" w14:textId="37F1D886" w:rsidR="008B2F28" w:rsidRPr="00A674F1" w:rsidRDefault="006C0AEE" w:rsidP="00DD4D8F">
      <w:pPr>
        <w:jc w:val="center"/>
      </w:pPr>
      <w:r w:rsidRPr="00A674F1">
        <w:t xml:space="preserve">PHÂN HIỆU TẠI </w:t>
      </w:r>
      <w:r w:rsidR="00052FAE" w:rsidRPr="00A674F1">
        <w:t>TP.</w:t>
      </w:r>
      <w:r w:rsidRPr="00A674F1">
        <w:t xml:space="preserve"> HỒ CHÍ MÌNH</w:t>
      </w:r>
    </w:p>
    <w:p w14:paraId="1CF2CE61" w14:textId="007D0856" w:rsidR="008B2F28" w:rsidRPr="00A674F1" w:rsidRDefault="00106078" w:rsidP="00DD4D8F">
      <w:pPr>
        <w:jc w:val="center"/>
      </w:pPr>
      <w:r w:rsidRPr="00A674F1">
        <w:t>KHOA CƠ KHÍ</w:t>
      </w:r>
    </w:p>
    <w:p w14:paraId="22C1395C" w14:textId="3188F35F" w:rsidR="00D86977" w:rsidRDefault="00D86977" w:rsidP="00DD4D8F">
      <w:pPr>
        <w:jc w:val="center"/>
      </w:pPr>
      <w:r w:rsidRPr="00A674F1">
        <w:t>----------</w:t>
      </w:r>
      <w:r w:rsidR="00106078" w:rsidRPr="00A674F1">
        <w:t xml:space="preserve"> </w:t>
      </w:r>
      <w:r w:rsidR="00106078" w:rsidRPr="00A674F1">
        <w:sym w:font="Wingdings" w:char="F026"/>
      </w:r>
      <w:r w:rsidR="00106078" w:rsidRPr="00A674F1">
        <w:t xml:space="preserve">  ----------</w:t>
      </w:r>
    </w:p>
    <w:p w14:paraId="6D66D898" w14:textId="77777777" w:rsidR="00AF74AA" w:rsidRPr="00A674F1" w:rsidRDefault="00AF74AA" w:rsidP="003D70B5"/>
    <w:p w14:paraId="193D3240" w14:textId="71825F25" w:rsidR="00D86977" w:rsidRDefault="00D86977" w:rsidP="00DD4D8F">
      <w:pPr>
        <w:jc w:val="center"/>
      </w:pPr>
      <w:r w:rsidRPr="00A674F1">
        <w:drawing>
          <wp:inline distT="0" distB="0" distL="0" distR="0" wp14:anchorId="6DC070AF" wp14:editId="66678BB6">
            <wp:extent cx="1613246" cy="1613246"/>
            <wp:effectExtent l="0" t="0" r="6350" b="6350"/>
            <wp:docPr id="2121630091"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30091" name="Picture 5">
                      <a:extLst>
                        <a:ext uri="{C183D7F6-B498-43B3-948B-1728B52AA6E4}">
                          <adec:decorative xmlns:adec="http://schemas.microsoft.com/office/drawing/2017/decorative" val="1"/>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1980" cy="1621980"/>
                    </a:xfrm>
                    <a:prstGeom prst="rect">
                      <a:avLst/>
                    </a:prstGeom>
                    <a:noFill/>
                    <a:ln>
                      <a:noFill/>
                    </a:ln>
                  </pic:spPr>
                </pic:pic>
              </a:graphicData>
            </a:graphic>
          </wp:inline>
        </w:drawing>
      </w:r>
    </w:p>
    <w:p w14:paraId="56DADD82" w14:textId="77777777" w:rsidR="00AF74AA" w:rsidRPr="007B22EF" w:rsidRDefault="00AF74AA" w:rsidP="003D70B5"/>
    <w:p w14:paraId="01C5560F" w14:textId="77777777" w:rsidR="00D86977" w:rsidRPr="00DD4D8F" w:rsidRDefault="002F25D9" w:rsidP="00DD4D8F">
      <w:pPr>
        <w:jc w:val="center"/>
        <w:rPr>
          <w:b/>
          <w:bCs/>
        </w:rPr>
      </w:pPr>
      <w:r w:rsidRPr="00DD4D8F">
        <w:rPr>
          <w:b/>
          <w:bCs/>
        </w:rPr>
        <w:t>ĐỒ ÁN THIẾT KẾ CƠ ĐIỆN TỬ 2</w:t>
      </w:r>
    </w:p>
    <w:p w14:paraId="18F94719" w14:textId="35DF12D3" w:rsidR="00F553F3" w:rsidRPr="00DD4D8F" w:rsidRDefault="00603112" w:rsidP="00DD4D8F">
      <w:pPr>
        <w:jc w:val="center"/>
        <w:rPr>
          <w:b/>
          <w:bCs/>
        </w:rPr>
      </w:pPr>
      <w:r w:rsidRPr="00DD4D8F">
        <w:rPr>
          <w:b/>
          <w:bCs/>
        </w:rPr>
        <w:t>THIẾT KẾ MẠCH INVERTER 3 PHASE VÀ MÔ PHỎNG MATLAB SIMULINK ĐIỀU KHIỂN ĐỘNG CƠ PMSM 3 PHASE DÙNG FOC VÀ SVPWM</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left w:w="170" w:type="dxa"/>
          <w:bottom w:w="113" w:type="dxa"/>
          <w:right w:w="170" w:type="dxa"/>
        </w:tblCellMar>
        <w:tblLook w:val="04A0" w:firstRow="1" w:lastRow="0" w:firstColumn="1" w:lastColumn="0" w:noHBand="0" w:noVBand="1"/>
      </w:tblPr>
      <w:tblGrid>
        <w:gridCol w:w="3705"/>
        <w:gridCol w:w="1133"/>
        <w:gridCol w:w="346"/>
        <w:gridCol w:w="3862"/>
      </w:tblGrid>
      <w:tr w:rsidR="00DD4D8F" w:rsidRPr="00A674F1" w14:paraId="2C5D6762" w14:textId="77777777" w:rsidTr="00DD4D8F">
        <w:trPr>
          <w:jc w:val="center"/>
        </w:trPr>
        <w:tc>
          <w:tcPr>
            <w:tcW w:w="0" w:type="auto"/>
            <w:vAlign w:val="center"/>
          </w:tcPr>
          <w:p w14:paraId="119A85A6" w14:textId="1DC0C3C0" w:rsidR="00DD4D8F" w:rsidRPr="00A674F1" w:rsidRDefault="00DD4D8F" w:rsidP="003D70B5">
            <w:r w:rsidRPr="00A674F1">
              <w:t>Giảng viên hướng dẫn</w:t>
            </w:r>
          </w:p>
        </w:tc>
        <w:tc>
          <w:tcPr>
            <w:tcW w:w="0" w:type="auto"/>
          </w:tcPr>
          <w:p w14:paraId="2D56094A" w14:textId="0E4973A6" w:rsidR="00DD4D8F" w:rsidRPr="00A674F1" w:rsidRDefault="00DD4D8F" w:rsidP="003D70B5">
            <w:r w:rsidRPr="00A674F1">
              <w:t>:</w:t>
            </w:r>
          </w:p>
        </w:tc>
        <w:tc>
          <w:tcPr>
            <w:tcW w:w="0" w:type="auto"/>
          </w:tcPr>
          <w:p w14:paraId="10A70753" w14:textId="77777777" w:rsidR="00DD4D8F" w:rsidRPr="00A674F1" w:rsidRDefault="00DD4D8F" w:rsidP="003D70B5"/>
        </w:tc>
        <w:tc>
          <w:tcPr>
            <w:tcW w:w="0" w:type="auto"/>
            <w:vAlign w:val="center"/>
          </w:tcPr>
          <w:p w14:paraId="7005DF88" w14:textId="52A14A2A" w:rsidR="00DD4D8F" w:rsidRPr="00A674F1" w:rsidRDefault="00DD4D8F" w:rsidP="003D70B5">
            <w:r w:rsidRPr="00A674F1">
              <w:t xml:space="preserve">TS. NGUYỄN </w:t>
            </w:r>
            <w:r>
              <w:t>HỮU HÀO</w:t>
            </w:r>
          </w:p>
        </w:tc>
      </w:tr>
      <w:tr w:rsidR="00DD4D8F" w:rsidRPr="00A674F1" w14:paraId="6135AA26" w14:textId="77777777" w:rsidTr="00DD4D8F">
        <w:trPr>
          <w:jc w:val="center"/>
        </w:trPr>
        <w:tc>
          <w:tcPr>
            <w:tcW w:w="0" w:type="auto"/>
            <w:vAlign w:val="center"/>
          </w:tcPr>
          <w:p w14:paraId="1653E190" w14:textId="02052AD1" w:rsidR="00DD4D8F" w:rsidRPr="00A674F1" w:rsidRDefault="00DD4D8F" w:rsidP="003D70B5">
            <w:r w:rsidRPr="00A674F1">
              <w:t>Sinh viên thực hiện</w:t>
            </w:r>
          </w:p>
        </w:tc>
        <w:tc>
          <w:tcPr>
            <w:tcW w:w="0" w:type="auto"/>
          </w:tcPr>
          <w:p w14:paraId="64B7293E" w14:textId="2971C91E" w:rsidR="00DD4D8F" w:rsidRPr="00A674F1" w:rsidRDefault="00DD4D8F" w:rsidP="003D70B5"/>
        </w:tc>
        <w:tc>
          <w:tcPr>
            <w:tcW w:w="0" w:type="auto"/>
          </w:tcPr>
          <w:p w14:paraId="54C985E8" w14:textId="77777777" w:rsidR="00DD4D8F" w:rsidRPr="00A674F1" w:rsidRDefault="00DD4D8F" w:rsidP="003D70B5"/>
        </w:tc>
        <w:tc>
          <w:tcPr>
            <w:tcW w:w="0" w:type="auto"/>
            <w:vAlign w:val="center"/>
          </w:tcPr>
          <w:p w14:paraId="2B010550" w14:textId="3CCB0D49" w:rsidR="00DD4D8F" w:rsidRPr="00A674F1" w:rsidRDefault="00DD4D8F" w:rsidP="003D70B5">
            <w:r w:rsidRPr="00A674F1">
              <w:t>Mã số sinh viên</w:t>
            </w:r>
          </w:p>
        </w:tc>
      </w:tr>
      <w:tr w:rsidR="00DD4D8F" w:rsidRPr="00A674F1" w14:paraId="41BC6132" w14:textId="77777777" w:rsidTr="00DD4D8F">
        <w:trPr>
          <w:jc w:val="center"/>
        </w:trPr>
        <w:tc>
          <w:tcPr>
            <w:tcW w:w="0" w:type="auto"/>
            <w:vAlign w:val="center"/>
          </w:tcPr>
          <w:p w14:paraId="62CD56B5" w14:textId="3F2290ED" w:rsidR="00DD4D8F" w:rsidRPr="00A674F1" w:rsidRDefault="00DD4D8F" w:rsidP="003D70B5">
            <w:r>
              <w:t>Đỗ Hữu Thiên</w:t>
            </w:r>
          </w:p>
        </w:tc>
        <w:tc>
          <w:tcPr>
            <w:tcW w:w="0" w:type="auto"/>
          </w:tcPr>
          <w:p w14:paraId="0FF54180" w14:textId="77777777" w:rsidR="00DD4D8F" w:rsidRPr="00A674F1" w:rsidRDefault="00DD4D8F" w:rsidP="003D70B5"/>
        </w:tc>
        <w:tc>
          <w:tcPr>
            <w:tcW w:w="0" w:type="auto"/>
          </w:tcPr>
          <w:p w14:paraId="078F2B5B" w14:textId="77777777" w:rsidR="00DD4D8F" w:rsidRDefault="00DD4D8F" w:rsidP="003D70B5"/>
        </w:tc>
        <w:tc>
          <w:tcPr>
            <w:tcW w:w="0" w:type="auto"/>
            <w:vAlign w:val="center"/>
          </w:tcPr>
          <w:p w14:paraId="7A8454F6" w14:textId="71B3534A" w:rsidR="00DD4D8F" w:rsidRPr="00A674F1" w:rsidRDefault="00DD4D8F" w:rsidP="003D70B5">
            <w:r>
              <w:t>625104C071</w:t>
            </w:r>
          </w:p>
        </w:tc>
      </w:tr>
      <w:tr w:rsidR="00DD4D8F" w:rsidRPr="00A674F1" w14:paraId="34EE4FE7" w14:textId="77777777" w:rsidTr="00DD4D8F">
        <w:trPr>
          <w:jc w:val="center"/>
        </w:trPr>
        <w:tc>
          <w:tcPr>
            <w:tcW w:w="0" w:type="auto"/>
            <w:vAlign w:val="center"/>
          </w:tcPr>
          <w:p w14:paraId="4251AF3C" w14:textId="30F999DC" w:rsidR="00DD4D8F" w:rsidRDefault="00DD4D8F" w:rsidP="003D70B5">
            <w:r>
              <w:t>Phạm Văn Tin</w:t>
            </w:r>
          </w:p>
        </w:tc>
        <w:tc>
          <w:tcPr>
            <w:tcW w:w="0" w:type="auto"/>
          </w:tcPr>
          <w:p w14:paraId="52BC67DD" w14:textId="77777777" w:rsidR="00DD4D8F" w:rsidRPr="00A674F1" w:rsidRDefault="00DD4D8F" w:rsidP="003D70B5"/>
        </w:tc>
        <w:tc>
          <w:tcPr>
            <w:tcW w:w="0" w:type="auto"/>
          </w:tcPr>
          <w:p w14:paraId="563AD69D" w14:textId="77777777" w:rsidR="00DD4D8F" w:rsidRDefault="00DD4D8F" w:rsidP="003D70B5"/>
        </w:tc>
        <w:tc>
          <w:tcPr>
            <w:tcW w:w="0" w:type="auto"/>
            <w:vAlign w:val="center"/>
          </w:tcPr>
          <w:p w14:paraId="20E965AD" w14:textId="4E5CB93A" w:rsidR="00DD4D8F" w:rsidRDefault="00DD4D8F" w:rsidP="003D70B5">
            <w:r>
              <w:t>625104C075</w:t>
            </w:r>
          </w:p>
        </w:tc>
      </w:tr>
      <w:tr w:rsidR="00DD4D8F" w:rsidRPr="00A674F1" w14:paraId="68781F27" w14:textId="77777777" w:rsidTr="00DD4D8F">
        <w:trPr>
          <w:jc w:val="center"/>
        </w:trPr>
        <w:tc>
          <w:tcPr>
            <w:tcW w:w="0" w:type="auto"/>
            <w:vAlign w:val="center"/>
          </w:tcPr>
          <w:p w14:paraId="56405EA0" w14:textId="2812EE76" w:rsidR="00DD4D8F" w:rsidRDefault="00DD4D8F" w:rsidP="003D70B5">
            <w:r>
              <w:t>Bùi Thanh Phương</w:t>
            </w:r>
          </w:p>
        </w:tc>
        <w:tc>
          <w:tcPr>
            <w:tcW w:w="0" w:type="auto"/>
          </w:tcPr>
          <w:p w14:paraId="7E7AFF35" w14:textId="77777777" w:rsidR="00DD4D8F" w:rsidRPr="00A674F1" w:rsidRDefault="00DD4D8F" w:rsidP="003D70B5"/>
        </w:tc>
        <w:tc>
          <w:tcPr>
            <w:tcW w:w="0" w:type="auto"/>
          </w:tcPr>
          <w:p w14:paraId="4B80A3BA" w14:textId="77777777" w:rsidR="00DD4D8F" w:rsidRDefault="00DD4D8F" w:rsidP="003D70B5"/>
        </w:tc>
        <w:tc>
          <w:tcPr>
            <w:tcW w:w="0" w:type="auto"/>
            <w:vAlign w:val="center"/>
          </w:tcPr>
          <w:p w14:paraId="4F9D8159" w14:textId="6B9EF096" w:rsidR="00DD4D8F" w:rsidRDefault="00DD4D8F" w:rsidP="003D70B5">
            <w:r>
              <w:t>625104C083</w:t>
            </w:r>
          </w:p>
        </w:tc>
      </w:tr>
      <w:tr w:rsidR="00DD4D8F" w:rsidRPr="00A674F1" w14:paraId="18304912" w14:textId="77777777" w:rsidTr="00DD4D8F">
        <w:trPr>
          <w:jc w:val="center"/>
        </w:trPr>
        <w:tc>
          <w:tcPr>
            <w:tcW w:w="0" w:type="auto"/>
            <w:vAlign w:val="center"/>
          </w:tcPr>
          <w:p w14:paraId="6B06FB3A" w14:textId="0CD1BC9C" w:rsidR="00DD4D8F" w:rsidRDefault="00DD4D8F" w:rsidP="003D70B5">
            <w:r>
              <w:t>Nguyễn Quang Anh Vinh</w:t>
            </w:r>
          </w:p>
        </w:tc>
        <w:tc>
          <w:tcPr>
            <w:tcW w:w="0" w:type="auto"/>
          </w:tcPr>
          <w:p w14:paraId="05E0C54D" w14:textId="77777777" w:rsidR="00DD4D8F" w:rsidRPr="00A674F1" w:rsidRDefault="00DD4D8F" w:rsidP="003D70B5"/>
        </w:tc>
        <w:tc>
          <w:tcPr>
            <w:tcW w:w="0" w:type="auto"/>
          </w:tcPr>
          <w:p w14:paraId="0677AB1C" w14:textId="77777777" w:rsidR="00DD4D8F" w:rsidRDefault="00DD4D8F" w:rsidP="003D70B5"/>
        </w:tc>
        <w:tc>
          <w:tcPr>
            <w:tcW w:w="0" w:type="auto"/>
            <w:vAlign w:val="center"/>
          </w:tcPr>
          <w:p w14:paraId="1AFDDDBD" w14:textId="07955201" w:rsidR="00DD4D8F" w:rsidRDefault="00DD4D8F" w:rsidP="003D70B5">
            <w:r>
              <w:t>625104C035</w:t>
            </w:r>
          </w:p>
        </w:tc>
      </w:tr>
      <w:tr w:rsidR="00DD4D8F" w:rsidRPr="00A674F1" w14:paraId="2659F8CB" w14:textId="77777777" w:rsidTr="00DD4D8F">
        <w:trPr>
          <w:jc w:val="center"/>
        </w:trPr>
        <w:tc>
          <w:tcPr>
            <w:tcW w:w="0" w:type="auto"/>
            <w:vAlign w:val="center"/>
          </w:tcPr>
          <w:p w14:paraId="61E772F2" w14:textId="4735533C" w:rsidR="00DD4D8F" w:rsidRDefault="00DD4D8F" w:rsidP="003D70B5">
            <w:r>
              <w:t>Vũ Đức Việt</w:t>
            </w:r>
          </w:p>
        </w:tc>
        <w:tc>
          <w:tcPr>
            <w:tcW w:w="0" w:type="auto"/>
          </w:tcPr>
          <w:p w14:paraId="073197F1" w14:textId="77777777" w:rsidR="00DD4D8F" w:rsidRPr="00A674F1" w:rsidRDefault="00DD4D8F" w:rsidP="003D70B5"/>
        </w:tc>
        <w:tc>
          <w:tcPr>
            <w:tcW w:w="0" w:type="auto"/>
          </w:tcPr>
          <w:p w14:paraId="1C3E2D18" w14:textId="77777777" w:rsidR="00DD4D8F" w:rsidRDefault="00DD4D8F" w:rsidP="003D70B5"/>
        </w:tc>
        <w:tc>
          <w:tcPr>
            <w:tcW w:w="0" w:type="auto"/>
            <w:vAlign w:val="center"/>
          </w:tcPr>
          <w:p w14:paraId="149EACDB" w14:textId="4CA2CA78" w:rsidR="00DD4D8F" w:rsidRDefault="00DD4D8F" w:rsidP="003D70B5">
            <w:r>
              <w:t>625104C034</w:t>
            </w:r>
          </w:p>
        </w:tc>
      </w:tr>
      <w:tr w:rsidR="00DD4D8F" w:rsidRPr="00A674F1" w14:paraId="5A7A765E" w14:textId="77777777" w:rsidTr="00DD4D8F">
        <w:trPr>
          <w:jc w:val="center"/>
        </w:trPr>
        <w:tc>
          <w:tcPr>
            <w:tcW w:w="0" w:type="auto"/>
            <w:vAlign w:val="center"/>
          </w:tcPr>
          <w:p w14:paraId="72E99081" w14:textId="6669A635" w:rsidR="00DD4D8F" w:rsidRPr="00A674F1" w:rsidRDefault="00DD4D8F" w:rsidP="003D70B5">
            <w:r w:rsidRPr="00A674F1">
              <w:t>Lớp</w:t>
            </w:r>
          </w:p>
        </w:tc>
        <w:tc>
          <w:tcPr>
            <w:tcW w:w="0" w:type="auto"/>
          </w:tcPr>
          <w:p w14:paraId="7824150B" w14:textId="61E3338E" w:rsidR="00DD4D8F" w:rsidRPr="00A674F1" w:rsidRDefault="00DD4D8F" w:rsidP="003D70B5">
            <w:r w:rsidRPr="00A674F1">
              <w:t>:</w:t>
            </w:r>
          </w:p>
        </w:tc>
        <w:tc>
          <w:tcPr>
            <w:tcW w:w="0" w:type="auto"/>
          </w:tcPr>
          <w:p w14:paraId="32192066" w14:textId="77777777" w:rsidR="00DD4D8F" w:rsidRPr="00A674F1" w:rsidRDefault="00DD4D8F" w:rsidP="003D70B5"/>
        </w:tc>
        <w:tc>
          <w:tcPr>
            <w:tcW w:w="0" w:type="auto"/>
            <w:vAlign w:val="center"/>
          </w:tcPr>
          <w:p w14:paraId="0559A0CC" w14:textId="1C0CCCCA" w:rsidR="00DD4D8F" w:rsidRPr="00A674F1" w:rsidRDefault="00DD4D8F" w:rsidP="003D70B5">
            <w:r w:rsidRPr="00A674F1">
              <w:t>CQ.62.KS.KTCĐT</w:t>
            </w:r>
          </w:p>
        </w:tc>
      </w:tr>
      <w:tr w:rsidR="00DD4D8F" w:rsidRPr="00A674F1" w14:paraId="40ED26C1" w14:textId="77777777" w:rsidTr="00DD4D8F">
        <w:trPr>
          <w:jc w:val="center"/>
        </w:trPr>
        <w:tc>
          <w:tcPr>
            <w:tcW w:w="0" w:type="auto"/>
            <w:vAlign w:val="center"/>
          </w:tcPr>
          <w:p w14:paraId="4EC7BAC1" w14:textId="58B4421B" w:rsidR="00DD4D8F" w:rsidRPr="00A674F1" w:rsidRDefault="00DD4D8F" w:rsidP="003D70B5">
            <w:r w:rsidRPr="00A674F1">
              <w:t>Khóa</w:t>
            </w:r>
          </w:p>
        </w:tc>
        <w:tc>
          <w:tcPr>
            <w:tcW w:w="0" w:type="auto"/>
          </w:tcPr>
          <w:p w14:paraId="3962106B" w14:textId="435EFB54" w:rsidR="00DD4D8F" w:rsidRPr="00A674F1" w:rsidRDefault="00DD4D8F" w:rsidP="003D70B5">
            <w:r w:rsidRPr="00A674F1">
              <w:t>:</w:t>
            </w:r>
          </w:p>
        </w:tc>
        <w:tc>
          <w:tcPr>
            <w:tcW w:w="0" w:type="auto"/>
          </w:tcPr>
          <w:p w14:paraId="44746922" w14:textId="77777777" w:rsidR="00DD4D8F" w:rsidRPr="00A674F1" w:rsidRDefault="00DD4D8F" w:rsidP="003D70B5"/>
        </w:tc>
        <w:tc>
          <w:tcPr>
            <w:tcW w:w="0" w:type="auto"/>
            <w:vAlign w:val="center"/>
          </w:tcPr>
          <w:p w14:paraId="5F54527B" w14:textId="6632C31F" w:rsidR="00DD4D8F" w:rsidRPr="00A674F1" w:rsidRDefault="00DD4D8F" w:rsidP="003D70B5">
            <w:r w:rsidRPr="00A674F1">
              <w:t>62</w:t>
            </w:r>
          </w:p>
        </w:tc>
      </w:tr>
    </w:tbl>
    <w:p w14:paraId="705283A6" w14:textId="3FCFDB93" w:rsidR="007B22EF" w:rsidRDefault="007B22EF" w:rsidP="003D70B5"/>
    <w:p w14:paraId="3E99983E" w14:textId="0A5E3B3D" w:rsidR="007B22EF" w:rsidRPr="00A674F1" w:rsidRDefault="007B22EF" w:rsidP="00D705EA">
      <w:pPr>
        <w:jc w:val="center"/>
        <w:sectPr w:rsidR="007B22EF" w:rsidRPr="00A674F1" w:rsidSect="00856B33">
          <w:pgSz w:w="11906" w:h="16838" w:code="9"/>
          <w:pgMar w:top="851" w:right="851" w:bottom="851" w:left="851"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r>
        <w:t>TP Hồ Chí Minh - 2025</w:t>
      </w:r>
    </w:p>
    <w:p w14:paraId="5D73FF8F" w14:textId="2CE6B47F" w:rsidR="00023FBE" w:rsidRPr="00A674F1" w:rsidRDefault="000C2CFE" w:rsidP="003D70B5">
      <w:pPr>
        <w:pStyle w:val="Title"/>
      </w:pPr>
      <w:bookmarkStart w:id="0" w:name="_Toc189992526"/>
      <w:bookmarkStart w:id="1" w:name="_Toc189992537"/>
      <w:bookmarkStart w:id="2" w:name="_Toc189992694"/>
      <w:bookmarkStart w:id="3" w:name="_Toc189997968"/>
      <w:bookmarkStart w:id="4" w:name="_Toc230250299"/>
      <w:r w:rsidRPr="00A674F1">
        <w:lastRenderedPageBreak/>
        <w:t>L</w:t>
      </w:r>
      <w:bookmarkEnd w:id="0"/>
      <w:bookmarkEnd w:id="1"/>
      <w:bookmarkEnd w:id="2"/>
      <w:bookmarkEnd w:id="3"/>
      <w:r w:rsidR="00EF014C" w:rsidRPr="00A674F1">
        <w:t>ời cảm ơn</w:t>
      </w:r>
      <w:bookmarkEnd w:id="4"/>
    </w:p>
    <w:p w14:paraId="6C32AAFC" w14:textId="77777777" w:rsidR="00DB2122" w:rsidRPr="00A674F1" w:rsidRDefault="00DB2122" w:rsidP="003D70B5"/>
    <w:p w14:paraId="279270BF" w14:textId="31E477A0" w:rsidR="00AE3237" w:rsidRPr="00A674F1" w:rsidRDefault="00AE3237" w:rsidP="003D70B5">
      <w:r w:rsidRPr="00A674F1">
        <w:t xml:space="preserve">Trong thời gian làm đồ án thiết kế cơ điện tử , </w:t>
      </w:r>
      <w:r w:rsidR="00460D00" w:rsidRPr="00A674F1">
        <w:t>nhóm c</w:t>
      </w:r>
      <w:r w:rsidRPr="00A674F1">
        <w:t xml:space="preserve">húng em đã nhận được nhiều sự giúp đỡ, đóng góp ý kiến và chỉ bảo nhiệt tình của giáo viên hướng dẫn </w:t>
      </w:r>
    </w:p>
    <w:p w14:paraId="37FC2794" w14:textId="6DC65A86" w:rsidR="00AE3237" w:rsidRPr="00A674F1" w:rsidRDefault="00AE3237" w:rsidP="003D70B5">
      <w:r w:rsidRPr="00A674F1">
        <w:t>Chúng em xin gửi lời cảm ơn chân thành đến giảng viên Bộ môn Cơ điện tử - Trường đại học giao thông vận tải phân hiệu tại TP.HCM người đã tận tình hướng dẫn, chỉ bảo em trong suốt quá trình làm đồ án môn học.</w:t>
      </w:r>
    </w:p>
    <w:p w14:paraId="5F872A96" w14:textId="77777777" w:rsidR="00AE3237" w:rsidRPr="00A674F1" w:rsidRDefault="00AE3237" w:rsidP="003D70B5">
      <w:r w:rsidRPr="00A674F1">
        <w:t>Em cũng xin chân thành cảm ơn các thầy cô giáo trong trường Đại học Giao Thông  Vận Tải nói chung, các thầy cô trong Bộ môn cơ khí nói riêng đã truyền đạt cho em kiến thức về các môn đại cương cũng như các môn chuyên ngành, giúp em có được cơ sở lý thuyết vững vàng và tạo điều kiện giúp đỡ em trong suốt quá trình học tập.</w:t>
      </w:r>
    </w:p>
    <w:p w14:paraId="1049320D" w14:textId="77777777" w:rsidR="00E549A6" w:rsidRPr="00A674F1" w:rsidRDefault="002D5A19" w:rsidP="003D70B5">
      <w:r w:rsidRPr="00A674F1">
        <w:t>Chúng em nhận thức rằng, với điều kiện thời gian và kinh nghiệm còn hạn chế, không thể tránh khỏi những thiếu sót. Chúng em mong nhận được sự chỉ bảo và đóng góp ý kiến từ các thầy cô để chúng em có thể hoàn thiện bản thân, phục vụ tốt hơn cho công việc thực tế sau này</w:t>
      </w:r>
      <w:r w:rsidR="00E549A6" w:rsidRPr="00A674F1">
        <w:t>.</w:t>
      </w:r>
    </w:p>
    <w:p w14:paraId="4066C3EE" w14:textId="77777777" w:rsidR="00E549A6" w:rsidRPr="00A674F1" w:rsidRDefault="00E549A6" w:rsidP="003D70B5"/>
    <w:p w14:paraId="026012CF" w14:textId="66DBC9A2" w:rsidR="004E14B9" w:rsidRPr="00A674F1" w:rsidRDefault="00E549A6" w:rsidP="003D70B5">
      <w:r w:rsidRPr="00A674F1">
        <w:t>TP. Hồ Chí Minh,</w:t>
      </w:r>
      <w:r w:rsidR="004E14B9" w:rsidRPr="00A674F1">
        <w:t xml:space="preserve"> ngày … tháng … năm 2025</w:t>
      </w:r>
    </w:p>
    <w:p w14:paraId="46BECD4E" w14:textId="77777777" w:rsidR="004E14B9" w:rsidRPr="00A674F1" w:rsidRDefault="004E14B9" w:rsidP="003D70B5">
      <w:r w:rsidRPr="00A674F1">
        <w:t xml:space="preserve">                                                                                             Sinh viên thực hiện</w:t>
      </w:r>
    </w:p>
    <w:p w14:paraId="0812DF5C" w14:textId="04580D4E" w:rsidR="00454C4C" w:rsidRPr="00A674F1" w:rsidRDefault="00454C4C" w:rsidP="003D70B5">
      <w:r>
        <w:tab/>
      </w:r>
      <w:r>
        <w:tab/>
      </w:r>
      <w:r>
        <w:tab/>
      </w:r>
      <w:r>
        <w:tab/>
      </w:r>
      <w:r>
        <w:tab/>
      </w:r>
      <w:r>
        <w:tab/>
      </w:r>
      <w:r>
        <w:tab/>
      </w:r>
    </w:p>
    <w:p w14:paraId="154AFCED" w14:textId="07EDF9AC" w:rsidR="00F50615" w:rsidRPr="00A674F1" w:rsidRDefault="007462B6" w:rsidP="003D70B5">
      <w:r w:rsidRPr="00A674F1">
        <w:br w:type="page"/>
      </w:r>
    </w:p>
    <w:p w14:paraId="4FB9DE5F" w14:textId="2BE0EB07" w:rsidR="00130B52" w:rsidRPr="00A674F1" w:rsidRDefault="00130B52" w:rsidP="003D70B5">
      <w:pPr>
        <w:pStyle w:val="Title"/>
      </w:pPr>
      <w:bookmarkStart w:id="5" w:name="_Toc230250300"/>
      <w:r w:rsidRPr="00A674F1">
        <w:lastRenderedPageBreak/>
        <w:t>Mục lục</w:t>
      </w:r>
      <w:bookmarkEnd w:id="5"/>
    </w:p>
    <w:sdt>
      <w:sdtPr>
        <w:id w:val="-530878769"/>
        <w:docPartObj>
          <w:docPartGallery w:val="Table of Contents"/>
          <w:docPartUnique/>
        </w:docPartObj>
      </w:sdtPr>
      <w:sdtContent>
        <w:p w14:paraId="4B05B567" w14:textId="62A29E70" w:rsidR="00130B52" w:rsidRPr="00A674F1" w:rsidRDefault="00130B52" w:rsidP="003D70B5">
          <w:pPr>
            <w:pStyle w:val="TOC1"/>
          </w:pPr>
          <w:r w:rsidRPr="00A674F1">
            <w:t>trang</w:t>
          </w:r>
        </w:p>
        <w:p w14:paraId="5BA122A5" w14:textId="5923F51C" w:rsidR="009D3289" w:rsidRDefault="00B50597" w:rsidP="003D70B5">
          <w:pPr>
            <w:pStyle w:val="TOC1"/>
            <w:rPr>
              <w:rFonts w:asciiTheme="minorHAnsi" w:eastAsiaTheme="minorEastAsia" w:hAnsiTheme="minorHAnsi"/>
              <w:sz w:val="24"/>
            </w:rPr>
          </w:pPr>
          <w:r w:rsidRPr="00A674F1">
            <w:fldChar w:fldCharType="begin"/>
          </w:r>
          <w:r w:rsidRPr="00A674F1">
            <w:instrText xml:space="preserve"> TOC \o "1-3" \h \z \u </w:instrText>
          </w:r>
          <w:r w:rsidRPr="00A674F1">
            <w:fldChar w:fldCharType="separate"/>
          </w:r>
          <w:hyperlink w:anchor="_Toc230250299" w:history="1">
            <w:r w:rsidR="009D3289" w:rsidRPr="003A3272">
              <w:rPr>
                <w:rStyle w:val="Hyperlink"/>
              </w:rPr>
              <w:t>Lời cảm ơn</w:t>
            </w:r>
            <w:r w:rsidR="009D3289">
              <w:rPr>
                <w:webHidden/>
              </w:rPr>
              <w:tab/>
            </w:r>
            <w:r w:rsidR="009D3289">
              <w:rPr>
                <w:webHidden/>
              </w:rPr>
              <w:fldChar w:fldCharType="begin"/>
            </w:r>
            <w:r w:rsidR="009D3289">
              <w:rPr>
                <w:webHidden/>
              </w:rPr>
              <w:instrText xml:space="preserve"> PAGEREF _Toc230250299 \h </w:instrText>
            </w:r>
            <w:r w:rsidR="009D3289">
              <w:rPr>
                <w:webHidden/>
              </w:rPr>
            </w:r>
            <w:r w:rsidR="009D3289">
              <w:rPr>
                <w:webHidden/>
              </w:rPr>
              <w:fldChar w:fldCharType="separate"/>
            </w:r>
            <w:r w:rsidR="00117AFE">
              <w:rPr>
                <w:webHidden/>
              </w:rPr>
              <w:t>i</w:t>
            </w:r>
            <w:r w:rsidR="009D3289">
              <w:rPr>
                <w:webHidden/>
              </w:rPr>
              <w:fldChar w:fldCharType="end"/>
            </w:r>
          </w:hyperlink>
        </w:p>
        <w:p w14:paraId="4FBAEB28" w14:textId="37DDC110" w:rsidR="009D3289" w:rsidRDefault="009D3289" w:rsidP="003D70B5">
          <w:pPr>
            <w:pStyle w:val="TOC1"/>
            <w:rPr>
              <w:rFonts w:asciiTheme="minorHAnsi" w:eastAsiaTheme="minorEastAsia" w:hAnsiTheme="minorHAnsi"/>
              <w:sz w:val="24"/>
            </w:rPr>
          </w:pPr>
          <w:hyperlink w:anchor="_Toc230250300" w:history="1">
            <w:r w:rsidRPr="003A3272">
              <w:rPr>
                <w:rStyle w:val="Hyperlink"/>
              </w:rPr>
              <w:t>Mục lục</w:t>
            </w:r>
            <w:r>
              <w:rPr>
                <w:webHidden/>
              </w:rPr>
              <w:tab/>
            </w:r>
            <w:r>
              <w:rPr>
                <w:webHidden/>
              </w:rPr>
              <w:fldChar w:fldCharType="begin"/>
            </w:r>
            <w:r>
              <w:rPr>
                <w:webHidden/>
              </w:rPr>
              <w:instrText xml:space="preserve"> PAGEREF _Toc230250300 \h </w:instrText>
            </w:r>
            <w:r>
              <w:rPr>
                <w:webHidden/>
              </w:rPr>
            </w:r>
            <w:r>
              <w:rPr>
                <w:webHidden/>
              </w:rPr>
              <w:fldChar w:fldCharType="separate"/>
            </w:r>
            <w:r w:rsidR="00117AFE">
              <w:rPr>
                <w:webHidden/>
              </w:rPr>
              <w:t>ii</w:t>
            </w:r>
            <w:r>
              <w:rPr>
                <w:webHidden/>
              </w:rPr>
              <w:fldChar w:fldCharType="end"/>
            </w:r>
          </w:hyperlink>
        </w:p>
        <w:p w14:paraId="50DC47DB" w14:textId="43396BA8" w:rsidR="009D3289" w:rsidRDefault="009D3289" w:rsidP="003D70B5">
          <w:pPr>
            <w:pStyle w:val="TOC1"/>
            <w:rPr>
              <w:rFonts w:asciiTheme="minorHAnsi" w:eastAsiaTheme="minorEastAsia" w:hAnsiTheme="minorHAnsi"/>
              <w:sz w:val="24"/>
            </w:rPr>
          </w:pPr>
          <w:hyperlink w:anchor="_Toc230250301" w:history="1">
            <w:r w:rsidRPr="003A3272">
              <w:rPr>
                <w:rStyle w:val="Hyperlink"/>
              </w:rPr>
              <w:t>Danh mục các viết tắt</w:t>
            </w:r>
            <w:r>
              <w:rPr>
                <w:webHidden/>
              </w:rPr>
              <w:tab/>
            </w:r>
            <w:r>
              <w:rPr>
                <w:webHidden/>
              </w:rPr>
              <w:fldChar w:fldCharType="begin"/>
            </w:r>
            <w:r>
              <w:rPr>
                <w:webHidden/>
              </w:rPr>
              <w:instrText xml:space="preserve"> PAGEREF _Toc230250301 \h </w:instrText>
            </w:r>
            <w:r>
              <w:rPr>
                <w:webHidden/>
              </w:rPr>
            </w:r>
            <w:r>
              <w:rPr>
                <w:webHidden/>
              </w:rPr>
              <w:fldChar w:fldCharType="separate"/>
            </w:r>
            <w:r w:rsidR="00117AFE">
              <w:rPr>
                <w:webHidden/>
              </w:rPr>
              <w:t>iv</w:t>
            </w:r>
            <w:r>
              <w:rPr>
                <w:webHidden/>
              </w:rPr>
              <w:fldChar w:fldCharType="end"/>
            </w:r>
          </w:hyperlink>
        </w:p>
        <w:p w14:paraId="2DBD6CBC" w14:textId="1BEB4539" w:rsidR="009D3289" w:rsidRDefault="009D3289" w:rsidP="003D70B5">
          <w:pPr>
            <w:pStyle w:val="TOC1"/>
            <w:rPr>
              <w:rFonts w:asciiTheme="minorHAnsi" w:eastAsiaTheme="minorEastAsia" w:hAnsiTheme="minorHAnsi"/>
              <w:sz w:val="24"/>
            </w:rPr>
          </w:pPr>
          <w:hyperlink w:anchor="_Toc230250302" w:history="1">
            <w:r w:rsidRPr="003A3272">
              <w:rPr>
                <w:rStyle w:val="Hyperlink"/>
              </w:rPr>
              <w:t>Danh mục các ký hiệu</w:t>
            </w:r>
            <w:r>
              <w:rPr>
                <w:webHidden/>
              </w:rPr>
              <w:tab/>
            </w:r>
            <w:r>
              <w:rPr>
                <w:webHidden/>
              </w:rPr>
              <w:fldChar w:fldCharType="begin"/>
            </w:r>
            <w:r>
              <w:rPr>
                <w:webHidden/>
              </w:rPr>
              <w:instrText xml:space="preserve"> PAGEREF _Toc230250302 \h </w:instrText>
            </w:r>
            <w:r>
              <w:rPr>
                <w:webHidden/>
              </w:rPr>
            </w:r>
            <w:r>
              <w:rPr>
                <w:webHidden/>
              </w:rPr>
              <w:fldChar w:fldCharType="separate"/>
            </w:r>
            <w:r w:rsidR="00117AFE">
              <w:rPr>
                <w:webHidden/>
              </w:rPr>
              <w:t>v</w:t>
            </w:r>
            <w:r>
              <w:rPr>
                <w:webHidden/>
              </w:rPr>
              <w:fldChar w:fldCharType="end"/>
            </w:r>
          </w:hyperlink>
        </w:p>
        <w:p w14:paraId="57012969" w14:textId="34C2EC0E" w:rsidR="009D3289" w:rsidRDefault="009D3289" w:rsidP="003D70B5">
          <w:pPr>
            <w:pStyle w:val="TOC1"/>
            <w:rPr>
              <w:rFonts w:asciiTheme="minorHAnsi" w:eastAsiaTheme="minorEastAsia" w:hAnsiTheme="minorHAnsi"/>
              <w:sz w:val="24"/>
            </w:rPr>
          </w:pPr>
          <w:hyperlink w:anchor="_Toc230250303" w:history="1">
            <w:r w:rsidRPr="003A3272">
              <w:rPr>
                <w:rStyle w:val="Hyperlink"/>
              </w:rPr>
              <w:t>Danh mục các hình vẽ</w:t>
            </w:r>
            <w:r>
              <w:rPr>
                <w:webHidden/>
              </w:rPr>
              <w:tab/>
            </w:r>
            <w:r>
              <w:rPr>
                <w:webHidden/>
              </w:rPr>
              <w:fldChar w:fldCharType="begin"/>
            </w:r>
            <w:r>
              <w:rPr>
                <w:webHidden/>
              </w:rPr>
              <w:instrText xml:space="preserve"> PAGEREF _Toc230250303 \h </w:instrText>
            </w:r>
            <w:r>
              <w:rPr>
                <w:webHidden/>
              </w:rPr>
            </w:r>
            <w:r>
              <w:rPr>
                <w:webHidden/>
              </w:rPr>
              <w:fldChar w:fldCharType="separate"/>
            </w:r>
            <w:r w:rsidR="00117AFE">
              <w:rPr>
                <w:webHidden/>
              </w:rPr>
              <w:t>vi</w:t>
            </w:r>
            <w:r>
              <w:rPr>
                <w:webHidden/>
              </w:rPr>
              <w:fldChar w:fldCharType="end"/>
            </w:r>
          </w:hyperlink>
        </w:p>
        <w:p w14:paraId="629E7510" w14:textId="0D05F77C" w:rsidR="009D3289" w:rsidRDefault="009D3289" w:rsidP="003D70B5">
          <w:pPr>
            <w:pStyle w:val="TOC1"/>
            <w:rPr>
              <w:rFonts w:asciiTheme="minorHAnsi" w:eastAsiaTheme="minorEastAsia" w:hAnsiTheme="minorHAnsi"/>
              <w:sz w:val="24"/>
            </w:rPr>
          </w:pPr>
          <w:hyperlink w:anchor="_Toc230250304" w:history="1">
            <w:r w:rsidRPr="003A3272">
              <w:rPr>
                <w:rStyle w:val="Hyperlink"/>
              </w:rPr>
              <w:t>Danh mục các bảng biểu</w:t>
            </w:r>
            <w:r>
              <w:rPr>
                <w:webHidden/>
              </w:rPr>
              <w:tab/>
            </w:r>
            <w:r>
              <w:rPr>
                <w:webHidden/>
              </w:rPr>
              <w:fldChar w:fldCharType="begin"/>
            </w:r>
            <w:r>
              <w:rPr>
                <w:webHidden/>
              </w:rPr>
              <w:instrText xml:space="preserve"> PAGEREF _Toc230250304 \h </w:instrText>
            </w:r>
            <w:r>
              <w:rPr>
                <w:webHidden/>
              </w:rPr>
            </w:r>
            <w:r>
              <w:rPr>
                <w:webHidden/>
              </w:rPr>
              <w:fldChar w:fldCharType="separate"/>
            </w:r>
            <w:r w:rsidR="00117AFE">
              <w:rPr>
                <w:webHidden/>
              </w:rPr>
              <w:t>vii</w:t>
            </w:r>
            <w:r>
              <w:rPr>
                <w:webHidden/>
              </w:rPr>
              <w:fldChar w:fldCharType="end"/>
            </w:r>
          </w:hyperlink>
        </w:p>
        <w:p w14:paraId="73FDD16F" w14:textId="05ECE9B3" w:rsidR="009D3289" w:rsidRDefault="009D3289" w:rsidP="003D70B5">
          <w:pPr>
            <w:pStyle w:val="TOC1"/>
            <w:rPr>
              <w:rFonts w:asciiTheme="minorHAnsi" w:eastAsiaTheme="minorEastAsia" w:hAnsiTheme="minorHAnsi"/>
              <w:sz w:val="24"/>
            </w:rPr>
          </w:pPr>
          <w:hyperlink w:anchor="_Toc230250305" w:history="1">
            <w:r w:rsidRPr="003A3272">
              <w:rPr>
                <w:rStyle w:val="Hyperlink"/>
              </w:rPr>
              <w:t>MỞ ĐẦU</w:t>
            </w:r>
            <w:r>
              <w:rPr>
                <w:webHidden/>
              </w:rPr>
              <w:tab/>
            </w:r>
            <w:r>
              <w:rPr>
                <w:webHidden/>
              </w:rPr>
              <w:fldChar w:fldCharType="begin"/>
            </w:r>
            <w:r>
              <w:rPr>
                <w:webHidden/>
              </w:rPr>
              <w:instrText xml:space="preserve"> PAGEREF _Toc230250305 \h </w:instrText>
            </w:r>
            <w:r>
              <w:rPr>
                <w:webHidden/>
              </w:rPr>
            </w:r>
            <w:r>
              <w:rPr>
                <w:webHidden/>
              </w:rPr>
              <w:fldChar w:fldCharType="separate"/>
            </w:r>
            <w:r w:rsidR="00117AFE">
              <w:rPr>
                <w:webHidden/>
              </w:rPr>
              <w:t>1</w:t>
            </w:r>
            <w:r>
              <w:rPr>
                <w:webHidden/>
              </w:rPr>
              <w:fldChar w:fldCharType="end"/>
            </w:r>
          </w:hyperlink>
        </w:p>
        <w:p w14:paraId="6B587B5E" w14:textId="3A739C0A" w:rsidR="009D3289" w:rsidRDefault="009D3289" w:rsidP="003D70B5">
          <w:pPr>
            <w:pStyle w:val="TOC1"/>
            <w:rPr>
              <w:rFonts w:asciiTheme="minorHAnsi" w:eastAsiaTheme="minorEastAsia" w:hAnsiTheme="minorHAnsi"/>
              <w:sz w:val="24"/>
            </w:rPr>
          </w:pPr>
          <w:hyperlink w:anchor="_Toc230250306" w:history="1">
            <w:r w:rsidRPr="003A3272">
              <w:rPr>
                <w:rStyle w:val="Hyperlink"/>
              </w:rPr>
              <w:t>CHƯƠNG 1. LÝ THUYẾT VÀ MÔ HÌNH TOÁN HỌC BỘ ĐIỀU KHIỂN</w:t>
            </w:r>
            <w:r>
              <w:rPr>
                <w:webHidden/>
              </w:rPr>
              <w:tab/>
            </w:r>
            <w:r>
              <w:rPr>
                <w:webHidden/>
              </w:rPr>
              <w:fldChar w:fldCharType="begin"/>
            </w:r>
            <w:r>
              <w:rPr>
                <w:webHidden/>
              </w:rPr>
              <w:instrText xml:space="preserve"> PAGEREF _Toc230250306 \h </w:instrText>
            </w:r>
            <w:r>
              <w:rPr>
                <w:webHidden/>
              </w:rPr>
            </w:r>
            <w:r>
              <w:rPr>
                <w:webHidden/>
              </w:rPr>
              <w:fldChar w:fldCharType="separate"/>
            </w:r>
            <w:r w:rsidR="00117AFE">
              <w:rPr>
                <w:webHidden/>
              </w:rPr>
              <w:t>2</w:t>
            </w:r>
            <w:r>
              <w:rPr>
                <w:webHidden/>
              </w:rPr>
              <w:fldChar w:fldCharType="end"/>
            </w:r>
          </w:hyperlink>
        </w:p>
        <w:p w14:paraId="3C81C2A7" w14:textId="31A559D7" w:rsidR="009D3289" w:rsidRDefault="009D3289" w:rsidP="003D70B5">
          <w:pPr>
            <w:pStyle w:val="TOC2"/>
            <w:rPr>
              <w:rFonts w:asciiTheme="minorHAnsi" w:eastAsiaTheme="minorEastAsia" w:hAnsiTheme="minorHAnsi"/>
              <w:sz w:val="24"/>
            </w:rPr>
          </w:pPr>
          <w:hyperlink w:anchor="_Toc230250307" w:history="1">
            <w:r w:rsidRPr="003A3272">
              <w:rPr>
                <w:rStyle w:val="Hyperlink"/>
              </w:rPr>
              <w:t>1.1. Bộ điều khiển PID</w:t>
            </w:r>
            <w:r>
              <w:rPr>
                <w:webHidden/>
              </w:rPr>
              <w:tab/>
            </w:r>
            <w:r>
              <w:rPr>
                <w:webHidden/>
              </w:rPr>
              <w:fldChar w:fldCharType="begin"/>
            </w:r>
            <w:r>
              <w:rPr>
                <w:webHidden/>
              </w:rPr>
              <w:instrText xml:space="preserve"> PAGEREF _Toc230250307 \h </w:instrText>
            </w:r>
            <w:r>
              <w:rPr>
                <w:webHidden/>
              </w:rPr>
            </w:r>
            <w:r>
              <w:rPr>
                <w:webHidden/>
              </w:rPr>
              <w:fldChar w:fldCharType="separate"/>
            </w:r>
            <w:r w:rsidR="00117AFE">
              <w:rPr>
                <w:webHidden/>
              </w:rPr>
              <w:t>2</w:t>
            </w:r>
            <w:r>
              <w:rPr>
                <w:webHidden/>
              </w:rPr>
              <w:fldChar w:fldCharType="end"/>
            </w:r>
          </w:hyperlink>
        </w:p>
        <w:p w14:paraId="59156419" w14:textId="1D598C19" w:rsidR="009D3289" w:rsidRDefault="009D3289" w:rsidP="003D70B5">
          <w:pPr>
            <w:pStyle w:val="TOC3"/>
            <w:rPr>
              <w:rFonts w:asciiTheme="minorHAnsi" w:eastAsiaTheme="minorEastAsia" w:hAnsiTheme="minorHAnsi"/>
              <w:sz w:val="24"/>
            </w:rPr>
          </w:pPr>
          <w:hyperlink w:anchor="_Toc230250308" w:history="1">
            <w:r w:rsidRPr="003A3272">
              <w:rPr>
                <w:rStyle w:val="Hyperlink"/>
              </w:rPr>
              <w:t>1.1.1. Cấu trúc bộ điều khiển PI trong miền thời gian liên tục</w:t>
            </w:r>
            <w:r>
              <w:rPr>
                <w:webHidden/>
              </w:rPr>
              <w:tab/>
            </w:r>
            <w:r>
              <w:rPr>
                <w:webHidden/>
              </w:rPr>
              <w:fldChar w:fldCharType="begin"/>
            </w:r>
            <w:r>
              <w:rPr>
                <w:webHidden/>
              </w:rPr>
              <w:instrText xml:space="preserve"> PAGEREF _Toc230250308 \h </w:instrText>
            </w:r>
            <w:r>
              <w:rPr>
                <w:webHidden/>
              </w:rPr>
            </w:r>
            <w:r>
              <w:rPr>
                <w:webHidden/>
              </w:rPr>
              <w:fldChar w:fldCharType="separate"/>
            </w:r>
            <w:r w:rsidR="00117AFE">
              <w:rPr>
                <w:webHidden/>
              </w:rPr>
              <w:t>2</w:t>
            </w:r>
            <w:r>
              <w:rPr>
                <w:webHidden/>
              </w:rPr>
              <w:fldChar w:fldCharType="end"/>
            </w:r>
          </w:hyperlink>
        </w:p>
        <w:p w14:paraId="24ADEE59" w14:textId="7FEE705F" w:rsidR="009D3289" w:rsidRDefault="009D3289" w:rsidP="003D70B5">
          <w:pPr>
            <w:pStyle w:val="TOC3"/>
            <w:rPr>
              <w:rFonts w:asciiTheme="minorHAnsi" w:eastAsiaTheme="minorEastAsia" w:hAnsiTheme="minorHAnsi"/>
              <w:sz w:val="24"/>
            </w:rPr>
          </w:pPr>
          <w:hyperlink w:anchor="_Toc230250309" w:history="1">
            <w:r w:rsidRPr="003A3272">
              <w:rPr>
                <w:rStyle w:val="Hyperlink"/>
              </w:rPr>
              <w:t>1.1.2. Bộ điều khiển PID trong miền thời gian rời rạc</w:t>
            </w:r>
            <w:r>
              <w:rPr>
                <w:webHidden/>
              </w:rPr>
              <w:tab/>
            </w:r>
            <w:r>
              <w:rPr>
                <w:webHidden/>
              </w:rPr>
              <w:fldChar w:fldCharType="begin"/>
            </w:r>
            <w:r>
              <w:rPr>
                <w:webHidden/>
              </w:rPr>
              <w:instrText xml:space="preserve"> PAGEREF _Toc230250309 \h </w:instrText>
            </w:r>
            <w:r>
              <w:rPr>
                <w:webHidden/>
              </w:rPr>
            </w:r>
            <w:r>
              <w:rPr>
                <w:webHidden/>
              </w:rPr>
              <w:fldChar w:fldCharType="separate"/>
            </w:r>
            <w:r w:rsidR="00117AFE">
              <w:rPr>
                <w:webHidden/>
              </w:rPr>
              <w:t>3</w:t>
            </w:r>
            <w:r>
              <w:rPr>
                <w:webHidden/>
              </w:rPr>
              <w:fldChar w:fldCharType="end"/>
            </w:r>
          </w:hyperlink>
        </w:p>
        <w:p w14:paraId="3F9D88F3" w14:textId="68BC4235" w:rsidR="009D3289" w:rsidRDefault="009D3289" w:rsidP="003D70B5">
          <w:pPr>
            <w:pStyle w:val="TOC2"/>
            <w:rPr>
              <w:rFonts w:asciiTheme="minorHAnsi" w:eastAsiaTheme="minorEastAsia" w:hAnsiTheme="minorHAnsi"/>
              <w:sz w:val="24"/>
            </w:rPr>
          </w:pPr>
          <w:hyperlink w:anchor="_Toc230250310" w:history="1">
            <w:r w:rsidRPr="003A3272">
              <w:rPr>
                <w:rStyle w:val="Hyperlink"/>
              </w:rPr>
              <w:t>1.2. Kết luận chương 1</w:t>
            </w:r>
            <w:r>
              <w:rPr>
                <w:webHidden/>
              </w:rPr>
              <w:tab/>
            </w:r>
            <w:r>
              <w:rPr>
                <w:webHidden/>
              </w:rPr>
              <w:fldChar w:fldCharType="begin"/>
            </w:r>
            <w:r>
              <w:rPr>
                <w:webHidden/>
              </w:rPr>
              <w:instrText xml:space="preserve"> PAGEREF _Toc230250310 \h </w:instrText>
            </w:r>
            <w:r>
              <w:rPr>
                <w:webHidden/>
              </w:rPr>
              <w:fldChar w:fldCharType="separate"/>
            </w:r>
            <w:r w:rsidR="00117AFE">
              <w:rPr>
                <w:b/>
                <w:bCs/>
                <w:webHidden/>
                <w:lang w:val="en-US"/>
              </w:rPr>
              <w:t>Error! Bookmark not defined.</w:t>
            </w:r>
            <w:r>
              <w:rPr>
                <w:webHidden/>
              </w:rPr>
              <w:fldChar w:fldCharType="end"/>
            </w:r>
          </w:hyperlink>
        </w:p>
        <w:p w14:paraId="199BAA19" w14:textId="1BEFA48E" w:rsidR="009D3289" w:rsidRDefault="009D3289" w:rsidP="003D70B5">
          <w:pPr>
            <w:pStyle w:val="TOC1"/>
            <w:rPr>
              <w:rFonts w:asciiTheme="minorHAnsi" w:eastAsiaTheme="minorEastAsia" w:hAnsiTheme="minorHAnsi"/>
              <w:sz w:val="24"/>
            </w:rPr>
          </w:pPr>
          <w:hyperlink w:anchor="_Toc230250311" w:history="1">
            <w:r w:rsidRPr="003A3272">
              <w:rPr>
                <w:rStyle w:val="Hyperlink"/>
              </w:rPr>
              <w:t>CHƯƠNG 2. TÍNH TOÁN VÀ THIẾT KẾ BỘ ĐIỀU KHIỂN</w:t>
            </w:r>
            <w:r>
              <w:rPr>
                <w:webHidden/>
              </w:rPr>
              <w:tab/>
            </w:r>
            <w:r>
              <w:rPr>
                <w:webHidden/>
              </w:rPr>
              <w:fldChar w:fldCharType="begin"/>
            </w:r>
            <w:r>
              <w:rPr>
                <w:webHidden/>
              </w:rPr>
              <w:instrText xml:space="preserve"> PAGEREF _Toc230250311 \h </w:instrText>
            </w:r>
            <w:r>
              <w:rPr>
                <w:webHidden/>
              </w:rPr>
              <w:fldChar w:fldCharType="separate"/>
            </w:r>
            <w:r w:rsidR="00117AFE">
              <w:rPr>
                <w:b/>
                <w:bCs/>
                <w:webHidden/>
                <w:lang w:val="en-US"/>
              </w:rPr>
              <w:t>Error! Bookmark not defined.</w:t>
            </w:r>
            <w:r>
              <w:rPr>
                <w:webHidden/>
              </w:rPr>
              <w:fldChar w:fldCharType="end"/>
            </w:r>
          </w:hyperlink>
        </w:p>
        <w:p w14:paraId="03D93011" w14:textId="3DB65301" w:rsidR="009D3289" w:rsidRDefault="009D3289" w:rsidP="003D70B5">
          <w:pPr>
            <w:pStyle w:val="TOC2"/>
            <w:rPr>
              <w:rFonts w:asciiTheme="minorHAnsi" w:eastAsiaTheme="minorEastAsia" w:hAnsiTheme="minorHAnsi"/>
              <w:sz w:val="24"/>
            </w:rPr>
          </w:pPr>
          <w:hyperlink w:anchor="_Toc230250312" w:history="1">
            <w:r w:rsidRPr="003A3272">
              <w:rPr>
                <w:rStyle w:val="Hyperlink"/>
              </w:rPr>
              <w:t>2.1. Các phương pháp triển khai bộ điều khiển PI trong miền rời rạc</w:t>
            </w:r>
            <w:r>
              <w:rPr>
                <w:webHidden/>
              </w:rPr>
              <w:tab/>
            </w:r>
            <w:r>
              <w:rPr>
                <w:webHidden/>
              </w:rPr>
              <w:fldChar w:fldCharType="begin"/>
            </w:r>
            <w:r>
              <w:rPr>
                <w:webHidden/>
              </w:rPr>
              <w:instrText xml:space="preserve"> PAGEREF _Toc230250312 \h </w:instrText>
            </w:r>
            <w:r>
              <w:rPr>
                <w:webHidden/>
              </w:rPr>
            </w:r>
            <w:r>
              <w:rPr>
                <w:webHidden/>
              </w:rPr>
              <w:fldChar w:fldCharType="separate"/>
            </w:r>
            <w:r w:rsidR="00117AFE">
              <w:rPr>
                <w:webHidden/>
              </w:rPr>
              <w:t>7</w:t>
            </w:r>
            <w:r>
              <w:rPr>
                <w:webHidden/>
              </w:rPr>
              <w:fldChar w:fldCharType="end"/>
            </w:r>
          </w:hyperlink>
        </w:p>
        <w:p w14:paraId="3E15AB62" w14:textId="58AEEDE6" w:rsidR="009D3289" w:rsidRDefault="009D3289" w:rsidP="003D70B5">
          <w:pPr>
            <w:pStyle w:val="TOC3"/>
            <w:rPr>
              <w:rFonts w:asciiTheme="minorHAnsi" w:eastAsiaTheme="minorEastAsia" w:hAnsiTheme="minorHAnsi"/>
              <w:sz w:val="24"/>
            </w:rPr>
          </w:pPr>
          <w:hyperlink w:anchor="_Toc230250313" w:history="1">
            <w:r w:rsidRPr="003A3272">
              <w:rPr>
                <w:rStyle w:val="Hyperlink"/>
              </w:rPr>
              <w:t>2.1.1. Bộ điều khiển PI Clamping trong miền rời rạc</w:t>
            </w:r>
            <w:r>
              <w:rPr>
                <w:webHidden/>
              </w:rPr>
              <w:tab/>
            </w:r>
            <w:r>
              <w:rPr>
                <w:webHidden/>
              </w:rPr>
              <w:fldChar w:fldCharType="begin"/>
            </w:r>
            <w:r>
              <w:rPr>
                <w:webHidden/>
              </w:rPr>
              <w:instrText xml:space="preserve"> PAGEREF _Toc230250313 \h </w:instrText>
            </w:r>
            <w:r>
              <w:rPr>
                <w:webHidden/>
              </w:rPr>
            </w:r>
            <w:r>
              <w:rPr>
                <w:webHidden/>
              </w:rPr>
              <w:fldChar w:fldCharType="separate"/>
            </w:r>
            <w:r w:rsidR="00117AFE">
              <w:rPr>
                <w:webHidden/>
              </w:rPr>
              <w:t>7</w:t>
            </w:r>
            <w:r>
              <w:rPr>
                <w:webHidden/>
              </w:rPr>
              <w:fldChar w:fldCharType="end"/>
            </w:r>
          </w:hyperlink>
        </w:p>
        <w:p w14:paraId="605C92B6" w14:textId="1C1645AF" w:rsidR="009D3289" w:rsidRDefault="009D3289" w:rsidP="003D70B5">
          <w:pPr>
            <w:pStyle w:val="TOC3"/>
            <w:rPr>
              <w:rFonts w:asciiTheme="minorHAnsi" w:eastAsiaTheme="minorEastAsia" w:hAnsiTheme="minorHAnsi"/>
              <w:sz w:val="24"/>
            </w:rPr>
          </w:pPr>
          <w:hyperlink w:anchor="_Toc230250314" w:history="1">
            <w:r w:rsidRPr="003A3272">
              <w:rPr>
                <w:rStyle w:val="Hyperlink"/>
              </w:rPr>
              <w:t>2.1.2. Bộ điều khiển PI 2 Poles 2 Zero trong miền rời rạc</w:t>
            </w:r>
            <w:r>
              <w:rPr>
                <w:webHidden/>
              </w:rPr>
              <w:tab/>
            </w:r>
            <w:r>
              <w:rPr>
                <w:webHidden/>
              </w:rPr>
              <w:fldChar w:fldCharType="begin"/>
            </w:r>
            <w:r>
              <w:rPr>
                <w:webHidden/>
              </w:rPr>
              <w:instrText xml:space="preserve"> PAGEREF _Toc230250314 \h </w:instrText>
            </w:r>
            <w:r>
              <w:rPr>
                <w:webHidden/>
              </w:rPr>
            </w:r>
            <w:r>
              <w:rPr>
                <w:webHidden/>
              </w:rPr>
              <w:fldChar w:fldCharType="separate"/>
            </w:r>
            <w:r w:rsidR="00117AFE">
              <w:rPr>
                <w:webHidden/>
              </w:rPr>
              <w:t>10</w:t>
            </w:r>
            <w:r>
              <w:rPr>
                <w:webHidden/>
              </w:rPr>
              <w:fldChar w:fldCharType="end"/>
            </w:r>
          </w:hyperlink>
        </w:p>
        <w:p w14:paraId="5A752E3A" w14:textId="398EA1BB" w:rsidR="009D3289" w:rsidRDefault="009D3289" w:rsidP="003D70B5">
          <w:pPr>
            <w:pStyle w:val="TOC3"/>
            <w:rPr>
              <w:rFonts w:asciiTheme="minorHAnsi" w:eastAsiaTheme="minorEastAsia" w:hAnsiTheme="minorHAnsi"/>
              <w:sz w:val="24"/>
            </w:rPr>
          </w:pPr>
          <w:hyperlink w:anchor="_Toc230250315" w:history="1">
            <w:r w:rsidRPr="003A3272">
              <w:rPr>
                <w:rStyle w:val="Hyperlink"/>
              </w:rPr>
              <w:t>2.1.3. Bộ điều khiển PI Incremental trong miền rời rạc</w:t>
            </w:r>
            <w:r>
              <w:rPr>
                <w:webHidden/>
              </w:rPr>
              <w:tab/>
            </w:r>
            <w:r>
              <w:rPr>
                <w:webHidden/>
              </w:rPr>
              <w:fldChar w:fldCharType="begin"/>
            </w:r>
            <w:r>
              <w:rPr>
                <w:webHidden/>
              </w:rPr>
              <w:instrText xml:space="preserve"> PAGEREF _Toc230250315 \h </w:instrText>
            </w:r>
            <w:r>
              <w:rPr>
                <w:webHidden/>
              </w:rPr>
            </w:r>
            <w:r>
              <w:rPr>
                <w:webHidden/>
              </w:rPr>
              <w:fldChar w:fldCharType="separate"/>
            </w:r>
            <w:r w:rsidR="00117AFE">
              <w:rPr>
                <w:webHidden/>
              </w:rPr>
              <w:t>9</w:t>
            </w:r>
            <w:r>
              <w:rPr>
                <w:webHidden/>
              </w:rPr>
              <w:fldChar w:fldCharType="end"/>
            </w:r>
          </w:hyperlink>
        </w:p>
        <w:p w14:paraId="5C7B464E" w14:textId="25C35771" w:rsidR="009D3289" w:rsidRDefault="009D3289" w:rsidP="003D70B5">
          <w:pPr>
            <w:pStyle w:val="TOC2"/>
            <w:rPr>
              <w:rFonts w:asciiTheme="minorHAnsi" w:eastAsiaTheme="minorEastAsia" w:hAnsiTheme="minorHAnsi"/>
              <w:sz w:val="24"/>
            </w:rPr>
          </w:pPr>
          <w:hyperlink w:anchor="_Toc230250316" w:history="1">
            <w:r w:rsidRPr="003A3272">
              <w:rPr>
                <w:rStyle w:val="Hyperlink"/>
              </w:rPr>
              <w:t>2.2. Kết luận chương 2</w:t>
            </w:r>
            <w:r>
              <w:rPr>
                <w:webHidden/>
              </w:rPr>
              <w:tab/>
            </w:r>
            <w:r>
              <w:rPr>
                <w:webHidden/>
              </w:rPr>
              <w:fldChar w:fldCharType="begin"/>
            </w:r>
            <w:r>
              <w:rPr>
                <w:webHidden/>
              </w:rPr>
              <w:instrText xml:space="preserve"> PAGEREF _Toc230250316 \h </w:instrText>
            </w:r>
            <w:r>
              <w:rPr>
                <w:webHidden/>
              </w:rPr>
            </w:r>
            <w:r>
              <w:rPr>
                <w:webHidden/>
              </w:rPr>
              <w:fldChar w:fldCharType="separate"/>
            </w:r>
            <w:r w:rsidR="00117AFE">
              <w:rPr>
                <w:webHidden/>
              </w:rPr>
              <w:t>17</w:t>
            </w:r>
            <w:r>
              <w:rPr>
                <w:webHidden/>
              </w:rPr>
              <w:fldChar w:fldCharType="end"/>
            </w:r>
          </w:hyperlink>
        </w:p>
        <w:p w14:paraId="0044F302" w14:textId="245135C6" w:rsidR="009D3289" w:rsidRDefault="009D3289" w:rsidP="003D70B5">
          <w:pPr>
            <w:pStyle w:val="TOC1"/>
            <w:rPr>
              <w:rFonts w:asciiTheme="minorHAnsi" w:eastAsiaTheme="minorEastAsia" w:hAnsiTheme="minorHAnsi"/>
              <w:sz w:val="24"/>
            </w:rPr>
          </w:pPr>
          <w:hyperlink w:anchor="_Toc230250317" w:history="1">
            <w:r w:rsidRPr="003A3272">
              <w:rPr>
                <w:rStyle w:val="Hyperlink"/>
              </w:rPr>
              <w:t>CHƯƠNG 3. RỜI RẠC HÓA VÀ MÔ PHỎNG MIỀN RỜI RẠC STM32</w:t>
            </w:r>
            <w:r>
              <w:rPr>
                <w:webHidden/>
              </w:rPr>
              <w:tab/>
            </w:r>
            <w:r>
              <w:rPr>
                <w:webHidden/>
              </w:rPr>
              <w:fldChar w:fldCharType="begin"/>
            </w:r>
            <w:r>
              <w:rPr>
                <w:webHidden/>
              </w:rPr>
              <w:instrText xml:space="preserve"> PAGEREF _Toc230250317 \h </w:instrText>
            </w:r>
            <w:r>
              <w:rPr>
                <w:webHidden/>
              </w:rPr>
            </w:r>
            <w:r>
              <w:rPr>
                <w:webHidden/>
              </w:rPr>
              <w:fldChar w:fldCharType="separate"/>
            </w:r>
            <w:r w:rsidR="00117AFE">
              <w:rPr>
                <w:webHidden/>
              </w:rPr>
              <w:t>19</w:t>
            </w:r>
            <w:r>
              <w:rPr>
                <w:webHidden/>
              </w:rPr>
              <w:fldChar w:fldCharType="end"/>
            </w:r>
          </w:hyperlink>
        </w:p>
        <w:p w14:paraId="702B50F1" w14:textId="491C4952" w:rsidR="009D3289" w:rsidRDefault="009D3289" w:rsidP="003D70B5">
          <w:pPr>
            <w:pStyle w:val="TOC2"/>
            <w:rPr>
              <w:rFonts w:asciiTheme="minorHAnsi" w:eastAsiaTheme="minorEastAsia" w:hAnsiTheme="minorHAnsi"/>
              <w:sz w:val="24"/>
            </w:rPr>
          </w:pPr>
          <w:hyperlink w:anchor="_Toc230250318" w:history="1">
            <w:r w:rsidRPr="003A3272">
              <w:rPr>
                <w:rStyle w:val="Hyperlink"/>
              </w:rPr>
              <w:t>3.1. Chuyển đổi mô hình từ miền liên tục sang miền rời rạc</w:t>
            </w:r>
            <w:r>
              <w:rPr>
                <w:webHidden/>
              </w:rPr>
              <w:tab/>
            </w:r>
            <w:r>
              <w:rPr>
                <w:webHidden/>
              </w:rPr>
              <w:fldChar w:fldCharType="begin"/>
            </w:r>
            <w:r>
              <w:rPr>
                <w:webHidden/>
              </w:rPr>
              <w:instrText xml:space="preserve"> PAGEREF _Toc230250318 \h </w:instrText>
            </w:r>
            <w:r>
              <w:rPr>
                <w:webHidden/>
              </w:rPr>
            </w:r>
            <w:r>
              <w:rPr>
                <w:webHidden/>
              </w:rPr>
              <w:fldChar w:fldCharType="separate"/>
            </w:r>
            <w:r w:rsidR="00117AFE">
              <w:rPr>
                <w:webHidden/>
              </w:rPr>
              <w:t>19</w:t>
            </w:r>
            <w:r>
              <w:rPr>
                <w:webHidden/>
              </w:rPr>
              <w:fldChar w:fldCharType="end"/>
            </w:r>
          </w:hyperlink>
        </w:p>
        <w:p w14:paraId="48CD16C0" w14:textId="6E569CE0" w:rsidR="009D3289" w:rsidRDefault="009D3289" w:rsidP="003D70B5">
          <w:pPr>
            <w:pStyle w:val="TOC3"/>
            <w:rPr>
              <w:rFonts w:asciiTheme="minorHAnsi" w:eastAsiaTheme="minorEastAsia" w:hAnsiTheme="minorHAnsi"/>
              <w:sz w:val="24"/>
            </w:rPr>
          </w:pPr>
          <w:hyperlink w:anchor="_Toc230250319" w:history="1">
            <w:r w:rsidRPr="003A3272">
              <w:rPr>
                <w:rStyle w:val="Hyperlink"/>
              </w:rPr>
              <w:t>3.1.1. Mô phỏng cơ chế Trigger</w:t>
            </w:r>
            <w:r>
              <w:rPr>
                <w:webHidden/>
              </w:rPr>
              <w:tab/>
            </w:r>
            <w:r>
              <w:rPr>
                <w:webHidden/>
              </w:rPr>
              <w:fldChar w:fldCharType="begin"/>
            </w:r>
            <w:r>
              <w:rPr>
                <w:webHidden/>
              </w:rPr>
              <w:instrText xml:space="preserve"> PAGEREF _Toc230250319 \h </w:instrText>
            </w:r>
            <w:r>
              <w:rPr>
                <w:webHidden/>
              </w:rPr>
            </w:r>
            <w:r>
              <w:rPr>
                <w:webHidden/>
              </w:rPr>
              <w:fldChar w:fldCharType="separate"/>
            </w:r>
            <w:r w:rsidR="00117AFE">
              <w:rPr>
                <w:webHidden/>
              </w:rPr>
              <w:t>19</w:t>
            </w:r>
            <w:r>
              <w:rPr>
                <w:webHidden/>
              </w:rPr>
              <w:fldChar w:fldCharType="end"/>
            </w:r>
          </w:hyperlink>
        </w:p>
        <w:p w14:paraId="7EEEACDF" w14:textId="5767BA7C" w:rsidR="009D3289" w:rsidRDefault="009D3289" w:rsidP="003D70B5">
          <w:pPr>
            <w:pStyle w:val="TOC3"/>
            <w:rPr>
              <w:rFonts w:asciiTheme="minorHAnsi" w:eastAsiaTheme="minorEastAsia" w:hAnsiTheme="minorHAnsi"/>
              <w:sz w:val="24"/>
            </w:rPr>
          </w:pPr>
          <w:hyperlink w:anchor="_Toc230250320" w:history="1">
            <w:r w:rsidRPr="003A3272">
              <w:rPr>
                <w:rStyle w:val="Hyperlink"/>
              </w:rPr>
              <w:t>3.1.2. Chuyển đổi từ Block sang code C</w:t>
            </w:r>
            <w:r>
              <w:rPr>
                <w:webHidden/>
              </w:rPr>
              <w:tab/>
            </w:r>
            <w:r>
              <w:rPr>
                <w:webHidden/>
              </w:rPr>
              <w:fldChar w:fldCharType="begin"/>
            </w:r>
            <w:r>
              <w:rPr>
                <w:webHidden/>
              </w:rPr>
              <w:instrText xml:space="preserve"> PAGEREF _Toc230250320 \h </w:instrText>
            </w:r>
            <w:r>
              <w:rPr>
                <w:webHidden/>
              </w:rPr>
            </w:r>
            <w:r>
              <w:rPr>
                <w:webHidden/>
              </w:rPr>
              <w:fldChar w:fldCharType="separate"/>
            </w:r>
            <w:r w:rsidR="00117AFE">
              <w:rPr>
                <w:webHidden/>
              </w:rPr>
              <w:t>19</w:t>
            </w:r>
            <w:r>
              <w:rPr>
                <w:webHidden/>
              </w:rPr>
              <w:fldChar w:fldCharType="end"/>
            </w:r>
          </w:hyperlink>
        </w:p>
        <w:p w14:paraId="256AE126" w14:textId="1DE9D106" w:rsidR="009D3289" w:rsidRDefault="009D3289" w:rsidP="003D70B5">
          <w:pPr>
            <w:pStyle w:val="TOC2"/>
            <w:rPr>
              <w:rFonts w:asciiTheme="minorHAnsi" w:eastAsiaTheme="minorEastAsia" w:hAnsiTheme="minorHAnsi"/>
              <w:sz w:val="24"/>
            </w:rPr>
          </w:pPr>
          <w:hyperlink w:anchor="_Toc230250321" w:history="1">
            <w:r w:rsidRPr="003A3272">
              <w:rPr>
                <w:rStyle w:val="Hyperlink"/>
              </w:rPr>
              <w:t>3.2. So sánh các phương pháp triển khai bộ điều khiển PI trong miền rời rạc</w:t>
            </w:r>
            <w:r>
              <w:rPr>
                <w:webHidden/>
              </w:rPr>
              <w:tab/>
            </w:r>
            <w:r>
              <w:rPr>
                <w:webHidden/>
              </w:rPr>
              <w:fldChar w:fldCharType="begin"/>
            </w:r>
            <w:r>
              <w:rPr>
                <w:webHidden/>
              </w:rPr>
              <w:instrText xml:space="preserve"> PAGEREF _Toc230250321 \h </w:instrText>
            </w:r>
            <w:r>
              <w:rPr>
                <w:webHidden/>
              </w:rPr>
            </w:r>
            <w:r>
              <w:rPr>
                <w:webHidden/>
              </w:rPr>
              <w:fldChar w:fldCharType="separate"/>
            </w:r>
            <w:r w:rsidR="00117AFE">
              <w:rPr>
                <w:webHidden/>
              </w:rPr>
              <w:t>19</w:t>
            </w:r>
            <w:r>
              <w:rPr>
                <w:webHidden/>
              </w:rPr>
              <w:fldChar w:fldCharType="end"/>
            </w:r>
          </w:hyperlink>
        </w:p>
        <w:p w14:paraId="104C2548" w14:textId="7F978239" w:rsidR="009D3289" w:rsidRDefault="009D3289" w:rsidP="003D70B5">
          <w:pPr>
            <w:pStyle w:val="TOC2"/>
            <w:rPr>
              <w:rFonts w:asciiTheme="minorHAnsi" w:eastAsiaTheme="minorEastAsia" w:hAnsiTheme="minorHAnsi"/>
              <w:sz w:val="24"/>
            </w:rPr>
          </w:pPr>
          <w:hyperlink w:anchor="_Toc230250322" w:history="1">
            <w:r w:rsidRPr="003A3272">
              <w:rPr>
                <w:rStyle w:val="Hyperlink"/>
              </w:rPr>
              <w:t>3.3. Kết luận chương 3</w:t>
            </w:r>
            <w:r>
              <w:rPr>
                <w:webHidden/>
              </w:rPr>
              <w:tab/>
            </w:r>
            <w:r>
              <w:rPr>
                <w:webHidden/>
              </w:rPr>
              <w:fldChar w:fldCharType="begin"/>
            </w:r>
            <w:r>
              <w:rPr>
                <w:webHidden/>
              </w:rPr>
              <w:instrText xml:space="preserve"> PAGEREF _Toc230250322 \h </w:instrText>
            </w:r>
            <w:r>
              <w:rPr>
                <w:webHidden/>
              </w:rPr>
            </w:r>
            <w:r>
              <w:rPr>
                <w:webHidden/>
              </w:rPr>
              <w:fldChar w:fldCharType="separate"/>
            </w:r>
            <w:r w:rsidR="00117AFE">
              <w:rPr>
                <w:webHidden/>
              </w:rPr>
              <w:t>19</w:t>
            </w:r>
            <w:r>
              <w:rPr>
                <w:webHidden/>
              </w:rPr>
              <w:fldChar w:fldCharType="end"/>
            </w:r>
          </w:hyperlink>
        </w:p>
        <w:p w14:paraId="543EF0A7" w14:textId="2D147D75" w:rsidR="009D3289" w:rsidRDefault="009D3289" w:rsidP="003D70B5">
          <w:pPr>
            <w:pStyle w:val="TOC1"/>
            <w:rPr>
              <w:rFonts w:asciiTheme="minorHAnsi" w:eastAsiaTheme="minorEastAsia" w:hAnsiTheme="minorHAnsi"/>
              <w:sz w:val="24"/>
            </w:rPr>
          </w:pPr>
          <w:hyperlink w:anchor="_Toc230250323" w:history="1">
            <w:r w:rsidRPr="003A3272">
              <w:rPr>
                <w:rStyle w:val="Hyperlink"/>
              </w:rPr>
              <w:t>CHƯƠNG 4. THIẾT KẾ PHẦN MỀM TRỰC QUAN HÓA DỮ LIỆU</w:t>
            </w:r>
            <w:r>
              <w:rPr>
                <w:webHidden/>
              </w:rPr>
              <w:tab/>
            </w:r>
            <w:r>
              <w:rPr>
                <w:webHidden/>
              </w:rPr>
              <w:fldChar w:fldCharType="begin"/>
            </w:r>
            <w:r>
              <w:rPr>
                <w:webHidden/>
              </w:rPr>
              <w:instrText xml:space="preserve"> PAGEREF _Toc230250323 \h </w:instrText>
            </w:r>
            <w:r>
              <w:rPr>
                <w:webHidden/>
              </w:rPr>
            </w:r>
            <w:r>
              <w:rPr>
                <w:webHidden/>
              </w:rPr>
              <w:fldChar w:fldCharType="separate"/>
            </w:r>
            <w:r w:rsidR="00117AFE">
              <w:rPr>
                <w:webHidden/>
              </w:rPr>
              <w:t>19</w:t>
            </w:r>
            <w:r>
              <w:rPr>
                <w:webHidden/>
              </w:rPr>
              <w:fldChar w:fldCharType="end"/>
            </w:r>
          </w:hyperlink>
        </w:p>
        <w:p w14:paraId="0DA32B09" w14:textId="3D8ADD9C" w:rsidR="009D3289" w:rsidRDefault="009D3289" w:rsidP="003D70B5">
          <w:pPr>
            <w:pStyle w:val="TOC2"/>
            <w:rPr>
              <w:rFonts w:asciiTheme="minorHAnsi" w:eastAsiaTheme="minorEastAsia" w:hAnsiTheme="minorHAnsi"/>
              <w:sz w:val="24"/>
            </w:rPr>
          </w:pPr>
          <w:hyperlink w:anchor="_Toc230250324" w:history="1">
            <w:r w:rsidRPr="003A3272">
              <w:rPr>
                <w:rStyle w:val="Hyperlink"/>
              </w:rPr>
              <w:t>4.1. Tổng quan về phần mềm trực quan hóa dữ liệu</w:t>
            </w:r>
            <w:r>
              <w:rPr>
                <w:webHidden/>
              </w:rPr>
              <w:tab/>
            </w:r>
            <w:r>
              <w:rPr>
                <w:webHidden/>
              </w:rPr>
              <w:fldChar w:fldCharType="begin"/>
            </w:r>
            <w:r>
              <w:rPr>
                <w:webHidden/>
              </w:rPr>
              <w:instrText xml:space="preserve"> PAGEREF _Toc230250324 \h </w:instrText>
            </w:r>
            <w:r>
              <w:rPr>
                <w:webHidden/>
              </w:rPr>
            </w:r>
            <w:r>
              <w:rPr>
                <w:webHidden/>
              </w:rPr>
              <w:fldChar w:fldCharType="separate"/>
            </w:r>
            <w:r w:rsidR="00117AFE">
              <w:rPr>
                <w:webHidden/>
              </w:rPr>
              <w:t>19</w:t>
            </w:r>
            <w:r>
              <w:rPr>
                <w:webHidden/>
              </w:rPr>
              <w:fldChar w:fldCharType="end"/>
            </w:r>
          </w:hyperlink>
        </w:p>
        <w:p w14:paraId="47B6AF1E" w14:textId="1260C6E7" w:rsidR="009D3289" w:rsidRDefault="009D3289" w:rsidP="003D70B5">
          <w:pPr>
            <w:pStyle w:val="TOC2"/>
            <w:rPr>
              <w:rFonts w:asciiTheme="minorHAnsi" w:eastAsiaTheme="minorEastAsia" w:hAnsiTheme="minorHAnsi"/>
              <w:sz w:val="24"/>
            </w:rPr>
          </w:pPr>
          <w:hyperlink w:anchor="_Toc230250325" w:history="1">
            <w:r w:rsidRPr="003A3272">
              <w:rPr>
                <w:rStyle w:val="Hyperlink"/>
              </w:rPr>
              <w:t>4.2. Phân tích và thiết kế kiến trúc phần mềm</w:t>
            </w:r>
            <w:r>
              <w:rPr>
                <w:webHidden/>
              </w:rPr>
              <w:tab/>
            </w:r>
            <w:r>
              <w:rPr>
                <w:webHidden/>
              </w:rPr>
              <w:fldChar w:fldCharType="begin"/>
            </w:r>
            <w:r>
              <w:rPr>
                <w:webHidden/>
              </w:rPr>
              <w:instrText xml:space="preserve"> PAGEREF _Toc230250325 \h </w:instrText>
            </w:r>
            <w:r>
              <w:rPr>
                <w:webHidden/>
              </w:rPr>
            </w:r>
            <w:r>
              <w:rPr>
                <w:webHidden/>
              </w:rPr>
              <w:fldChar w:fldCharType="separate"/>
            </w:r>
            <w:r w:rsidR="00117AFE">
              <w:rPr>
                <w:webHidden/>
              </w:rPr>
              <w:t>19</w:t>
            </w:r>
            <w:r>
              <w:rPr>
                <w:webHidden/>
              </w:rPr>
              <w:fldChar w:fldCharType="end"/>
            </w:r>
          </w:hyperlink>
        </w:p>
        <w:p w14:paraId="4668EA3D" w14:textId="1C9B4A6F" w:rsidR="009D3289" w:rsidRDefault="009D3289" w:rsidP="003D70B5">
          <w:pPr>
            <w:pStyle w:val="TOC3"/>
            <w:rPr>
              <w:rFonts w:asciiTheme="minorHAnsi" w:eastAsiaTheme="minorEastAsia" w:hAnsiTheme="minorHAnsi"/>
              <w:sz w:val="24"/>
            </w:rPr>
          </w:pPr>
          <w:hyperlink w:anchor="_Toc230250326" w:history="1">
            <w:r w:rsidRPr="003A3272">
              <w:rPr>
                <w:rStyle w:val="Hyperlink"/>
              </w:rPr>
              <w:t>4.2.1. Thiết kế phân hệ</w:t>
            </w:r>
            <w:r>
              <w:rPr>
                <w:webHidden/>
              </w:rPr>
              <w:tab/>
            </w:r>
            <w:r>
              <w:rPr>
                <w:webHidden/>
              </w:rPr>
              <w:fldChar w:fldCharType="begin"/>
            </w:r>
            <w:r>
              <w:rPr>
                <w:webHidden/>
              </w:rPr>
              <w:instrText xml:space="preserve"> PAGEREF _Toc230250326 \h </w:instrText>
            </w:r>
            <w:r>
              <w:rPr>
                <w:webHidden/>
              </w:rPr>
            </w:r>
            <w:r>
              <w:rPr>
                <w:webHidden/>
              </w:rPr>
              <w:fldChar w:fldCharType="separate"/>
            </w:r>
            <w:r w:rsidR="00117AFE">
              <w:rPr>
                <w:webHidden/>
              </w:rPr>
              <w:t>19</w:t>
            </w:r>
            <w:r>
              <w:rPr>
                <w:webHidden/>
              </w:rPr>
              <w:fldChar w:fldCharType="end"/>
            </w:r>
          </w:hyperlink>
        </w:p>
        <w:p w14:paraId="41EF05EB" w14:textId="226AB4DA" w:rsidR="009D3289" w:rsidRDefault="009D3289" w:rsidP="003D70B5">
          <w:pPr>
            <w:pStyle w:val="TOC3"/>
            <w:rPr>
              <w:rFonts w:asciiTheme="minorHAnsi" w:eastAsiaTheme="minorEastAsia" w:hAnsiTheme="minorHAnsi"/>
              <w:sz w:val="24"/>
            </w:rPr>
          </w:pPr>
          <w:hyperlink w:anchor="_Toc230250327" w:history="1">
            <w:r w:rsidRPr="003A3272">
              <w:rPr>
                <w:rStyle w:val="Hyperlink"/>
              </w:rPr>
              <w:t>4.2.2. Thiết kế giao diện sử dụng</w:t>
            </w:r>
            <w:r>
              <w:rPr>
                <w:webHidden/>
              </w:rPr>
              <w:tab/>
            </w:r>
            <w:r>
              <w:rPr>
                <w:webHidden/>
              </w:rPr>
              <w:fldChar w:fldCharType="begin"/>
            </w:r>
            <w:r>
              <w:rPr>
                <w:webHidden/>
              </w:rPr>
              <w:instrText xml:space="preserve"> PAGEREF _Toc230250327 \h </w:instrText>
            </w:r>
            <w:r>
              <w:rPr>
                <w:webHidden/>
              </w:rPr>
            </w:r>
            <w:r>
              <w:rPr>
                <w:webHidden/>
              </w:rPr>
              <w:fldChar w:fldCharType="separate"/>
            </w:r>
            <w:r w:rsidR="00117AFE">
              <w:rPr>
                <w:webHidden/>
              </w:rPr>
              <w:t>19</w:t>
            </w:r>
            <w:r>
              <w:rPr>
                <w:webHidden/>
              </w:rPr>
              <w:fldChar w:fldCharType="end"/>
            </w:r>
          </w:hyperlink>
        </w:p>
        <w:p w14:paraId="09C2E775" w14:textId="51DBF427" w:rsidR="009D3289" w:rsidRDefault="009D3289" w:rsidP="003D70B5">
          <w:pPr>
            <w:pStyle w:val="TOC2"/>
            <w:rPr>
              <w:rFonts w:asciiTheme="minorHAnsi" w:eastAsiaTheme="minorEastAsia" w:hAnsiTheme="minorHAnsi"/>
              <w:sz w:val="24"/>
            </w:rPr>
          </w:pPr>
          <w:hyperlink w:anchor="_Toc230250328" w:history="1">
            <w:r w:rsidRPr="003A3272">
              <w:rPr>
                <w:rStyle w:val="Hyperlink"/>
              </w:rPr>
              <w:t>4.3. Triển khai phần mềm</w:t>
            </w:r>
            <w:r>
              <w:rPr>
                <w:webHidden/>
              </w:rPr>
              <w:tab/>
            </w:r>
            <w:r>
              <w:rPr>
                <w:webHidden/>
              </w:rPr>
              <w:fldChar w:fldCharType="begin"/>
            </w:r>
            <w:r>
              <w:rPr>
                <w:webHidden/>
              </w:rPr>
              <w:instrText xml:space="preserve"> PAGEREF _Toc230250328 \h </w:instrText>
            </w:r>
            <w:r>
              <w:rPr>
                <w:webHidden/>
              </w:rPr>
            </w:r>
            <w:r>
              <w:rPr>
                <w:webHidden/>
              </w:rPr>
              <w:fldChar w:fldCharType="separate"/>
            </w:r>
            <w:r w:rsidR="00117AFE">
              <w:rPr>
                <w:webHidden/>
              </w:rPr>
              <w:t>19</w:t>
            </w:r>
            <w:r>
              <w:rPr>
                <w:webHidden/>
              </w:rPr>
              <w:fldChar w:fldCharType="end"/>
            </w:r>
          </w:hyperlink>
        </w:p>
        <w:p w14:paraId="15363A3D" w14:textId="6C81D7BE" w:rsidR="009D3289" w:rsidRDefault="009D3289" w:rsidP="003D70B5">
          <w:pPr>
            <w:pStyle w:val="TOC3"/>
            <w:rPr>
              <w:rFonts w:asciiTheme="minorHAnsi" w:eastAsiaTheme="minorEastAsia" w:hAnsiTheme="minorHAnsi"/>
              <w:sz w:val="24"/>
            </w:rPr>
          </w:pPr>
          <w:hyperlink w:anchor="_Toc230250329" w:history="1">
            <w:r w:rsidRPr="003A3272">
              <w:rPr>
                <w:rStyle w:val="Hyperlink"/>
              </w:rPr>
              <w:t>4.3.1. Triển khai chức năng hệ thống</w:t>
            </w:r>
            <w:r>
              <w:rPr>
                <w:webHidden/>
              </w:rPr>
              <w:tab/>
            </w:r>
            <w:r>
              <w:rPr>
                <w:webHidden/>
              </w:rPr>
              <w:fldChar w:fldCharType="begin"/>
            </w:r>
            <w:r>
              <w:rPr>
                <w:webHidden/>
              </w:rPr>
              <w:instrText xml:space="preserve"> PAGEREF _Toc230250329 \h </w:instrText>
            </w:r>
            <w:r>
              <w:rPr>
                <w:webHidden/>
              </w:rPr>
            </w:r>
            <w:r>
              <w:rPr>
                <w:webHidden/>
              </w:rPr>
              <w:fldChar w:fldCharType="separate"/>
            </w:r>
            <w:r w:rsidR="00117AFE">
              <w:rPr>
                <w:webHidden/>
              </w:rPr>
              <w:t>19</w:t>
            </w:r>
            <w:r>
              <w:rPr>
                <w:webHidden/>
              </w:rPr>
              <w:fldChar w:fldCharType="end"/>
            </w:r>
          </w:hyperlink>
        </w:p>
        <w:p w14:paraId="5C64FB9E" w14:textId="12C180C2" w:rsidR="009D3289" w:rsidRDefault="009D3289" w:rsidP="003D70B5">
          <w:pPr>
            <w:pStyle w:val="TOC3"/>
            <w:rPr>
              <w:rFonts w:asciiTheme="minorHAnsi" w:eastAsiaTheme="minorEastAsia" w:hAnsiTheme="minorHAnsi"/>
              <w:sz w:val="24"/>
            </w:rPr>
          </w:pPr>
          <w:hyperlink w:anchor="_Toc230250330" w:history="1">
            <w:r w:rsidRPr="003A3272">
              <w:rPr>
                <w:rStyle w:val="Hyperlink"/>
              </w:rPr>
              <w:t>4.3.2. Kiểm thử</w:t>
            </w:r>
            <w:r>
              <w:rPr>
                <w:webHidden/>
              </w:rPr>
              <w:tab/>
            </w:r>
            <w:r>
              <w:rPr>
                <w:webHidden/>
              </w:rPr>
              <w:fldChar w:fldCharType="begin"/>
            </w:r>
            <w:r>
              <w:rPr>
                <w:webHidden/>
              </w:rPr>
              <w:instrText xml:space="preserve"> PAGEREF _Toc230250330 \h </w:instrText>
            </w:r>
            <w:r>
              <w:rPr>
                <w:webHidden/>
              </w:rPr>
            </w:r>
            <w:r>
              <w:rPr>
                <w:webHidden/>
              </w:rPr>
              <w:fldChar w:fldCharType="separate"/>
            </w:r>
            <w:r w:rsidR="00117AFE">
              <w:rPr>
                <w:webHidden/>
              </w:rPr>
              <w:t>19</w:t>
            </w:r>
            <w:r>
              <w:rPr>
                <w:webHidden/>
              </w:rPr>
              <w:fldChar w:fldCharType="end"/>
            </w:r>
          </w:hyperlink>
        </w:p>
        <w:p w14:paraId="2915C4DA" w14:textId="43BB7FC9" w:rsidR="009D3289" w:rsidRDefault="009D3289" w:rsidP="003D70B5">
          <w:pPr>
            <w:pStyle w:val="TOC3"/>
            <w:rPr>
              <w:rFonts w:asciiTheme="minorHAnsi" w:eastAsiaTheme="minorEastAsia" w:hAnsiTheme="minorHAnsi"/>
              <w:sz w:val="24"/>
            </w:rPr>
          </w:pPr>
          <w:hyperlink w:anchor="_Toc230250331" w:history="1">
            <w:r w:rsidRPr="003A3272">
              <w:rPr>
                <w:rStyle w:val="Hyperlink"/>
              </w:rPr>
              <w:t>4.3.3. Đóng gói ứng dụng</w:t>
            </w:r>
            <w:r>
              <w:rPr>
                <w:webHidden/>
              </w:rPr>
              <w:tab/>
            </w:r>
            <w:r>
              <w:rPr>
                <w:webHidden/>
              </w:rPr>
              <w:fldChar w:fldCharType="begin"/>
            </w:r>
            <w:r>
              <w:rPr>
                <w:webHidden/>
              </w:rPr>
              <w:instrText xml:space="preserve"> PAGEREF _Toc230250331 \h </w:instrText>
            </w:r>
            <w:r>
              <w:rPr>
                <w:webHidden/>
              </w:rPr>
            </w:r>
            <w:r>
              <w:rPr>
                <w:webHidden/>
              </w:rPr>
              <w:fldChar w:fldCharType="separate"/>
            </w:r>
            <w:r w:rsidR="00117AFE">
              <w:rPr>
                <w:webHidden/>
              </w:rPr>
              <w:t>19</w:t>
            </w:r>
            <w:r>
              <w:rPr>
                <w:webHidden/>
              </w:rPr>
              <w:fldChar w:fldCharType="end"/>
            </w:r>
          </w:hyperlink>
        </w:p>
        <w:p w14:paraId="432D9A9D" w14:textId="353D87FC" w:rsidR="009D3289" w:rsidRDefault="009D3289" w:rsidP="003D70B5">
          <w:pPr>
            <w:pStyle w:val="TOC2"/>
            <w:rPr>
              <w:rFonts w:asciiTheme="minorHAnsi" w:eastAsiaTheme="minorEastAsia" w:hAnsiTheme="minorHAnsi"/>
              <w:sz w:val="24"/>
            </w:rPr>
          </w:pPr>
          <w:hyperlink w:anchor="_Toc230250332" w:history="1">
            <w:r w:rsidRPr="003A3272">
              <w:rPr>
                <w:rStyle w:val="Hyperlink"/>
              </w:rPr>
              <w:t>4.4. Kết luận chương 4</w:t>
            </w:r>
            <w:r>
              <w:rPr>
                <w:webHidden/>
              </w:rPr>
              <w:tab/>
            </w:r>
            <w:r>
              <w:rPr>
                <w:webHidden/>
              </w:rPr>
              <w:fldChar w:fldCharType="begin"/>
            </w:r>
            <w:r>
              <w:rPr>
                <w:webHidden/>
              </w:rPr>
              <w:instrText xml:space="preserve"> PAGEREF _Toc230250332 \h </w:instrText>
            </w:r>
            <w:r>
              <w:rPr>
                <w:webHidden/>
              </w:rPr>
            </w:r>
            <w:r>
              <w:rPr>
                <w:webHidden/>
              </w:rPr>
              <w:fldChar w:fldCharType="separate"/>
            </w:r>
            <w:r w:rsidR="00117AFE">
              <w:rPr>
                <w:webHidden/>
              </w:rPr>
              <w:t>19</w:t>
            </w:r>
            <w:r>
              <w:rPr>
                <w:webHidden/>
              </w:rPr>
              <w:fldChar w:fldCharType="end"/>
            </w:r>
          </w:hyperlink>
        </w:p>
        <w:p w14:paraId="47915473" w14:textId="71765EC4" w:rsidR="009D3289" w:rsidRDefault="009D3289" w:rsidP="003D70B5">
          <w:pPr>
            <w:pStyle w:val="TOC1"/>
            <w:rPr>
              <w:rFonts w:asciiTheme="minorHAnsi" w:eastAsiaTheme="minorEastAsia" w:hAnsiTheme="minorHAnsi"/>
              <w:sz w:val="24"/>
            </w:rPr>
          </w:pPr>
          <w:hyperlink w:anchor="_Toc230250333" w:history="1">
            <w:r w:rsidRPr="003A3272">
              <w:rPr>
                <w:rStyle w:val="Hyperlink"/>
              </w:rPr>
              <w:t>Tài liệu tham khảo</w:t>
            </w:r>
            <w:r>
              <w:rPr>
                <w:webHidden/>
              </w:rPr>
              <w:tab/>
            </w:r>
            <w:r>
              <w:rPr>
                <w:webHidden/>
              </w:rPr>
              <w:fldChar w:fldCharType="begin"/>
            </w:r>
            <w:r>
              <w:rPr>
                <w:webHidden/>
              </w:rPr>
              <w:instrText xml:space="preserve"> PAGEREF _Toc230250333 \h </w:instrText>
            </w:r>
            <w:r>
              <w:rPr>
                <w:webHidden/>
              </w:rPr>
            </w:r>
            <w:r>
              <w:rPr>
                <w:webHidden/>
              </w:rPr>
              <w:fldChar w:fldCharType="separate"/>
            </w:r>
            <w:r w:rsidR="00117AFE">
              <w:rPr>
                <w:webHidden/>
              </w:rPr>
              <w:t>20</w:t>
            </w:r>
            <w:r>
              <w:rPr>
                <w:webHidden/>
              </w:rPr>
              <w:fldChar w:fldCharType="end"/>
            </w:r>
          </w:hyperlink>
        </w:p>
        <w:p w14:paraId="2D618A55" w14:textId="5C6435CF" w:rsidR="009D3289" w:rsidRDefault="009D3289" w:rsidP="003D70B5">
          <w:pPr>
            <w:pStyle w:val="TOC1"/>
            <w:rPr>
              <w:rFonts w:asciiTheme="minorHAnsi" w:eastAsiaTheme="minorEastAsia" w:hAnsiTheme="minorHAnsi"/>
              <w:sz w:val="24"/>
            </w:rPr>
          </w:pPr>
          <w:hyperlink w:anchor="_Toc230250334" w:history="1">
            <w:r w:rsidRPr="003A3272">
              <w:rPr>
                <w:rStyle w:val="Hyperlink"/>
              </w:rPr>
              <w:t>Phụ lục</w:t>
            </w:r>
            <w:r>
              <w:rPr>
                <w:webHidden/>
              </w:rPr>
              <w:tab/>
            </w:r>
            <w:r>
              <w:rPr>
                <w:webHidden/>
              </w:rPr>
              <w:fldChar w:fldCharType="begin"/>
            </w:r>
            <w:r>
              <w:rPr>
                <w:webHidden/>
              </w:rPr>
              <w:instrText xml:space="preserve"> PAGEREF _Toc230250334 \h </w:instrText>
            </w:r>
            <w:r>
              <w:rPr>
                <w:webHidden/>
              </w:rPr>
            </w:r>
            <w:r>
              <w:rPr>
                <w:webHidden/>
              </w:rPr>
              <w:fldChar w:fldCharType="separate"/>
            </w:r>
            <w:r w:rsidR="00117AFE">
              <w:rPr>
                <w:webHidden/>
              </w:rPr>
              <w:t>21</w:t>
            </w:r>
            <w:r>
              <w:rPr>
                <w:webHidden/>
              </w:rPr>
              <w:fldChar w:fldCharType="end"/>
            </w:r>
          </w:hyperlink>
        </w:p>
        <w:p w14:paraId="392FB189" w14:textId="1204AE75" w:rsidR="00B50597" w:rsidRPr="00A674F1" w:rsidRDefault="00B50597" w:rsidP="003D70B5">
          <w:r w:rsidRPr="00A674F1">
            <w:rPr>
              <w:b/>
              <w:bCs/>
            </w:rPr>
            <w:fldChar w:fldCharType="end"/>
          </w:r>
        </w:p>
      </w:sdtContent>
    </w:sdt>
    <w:p w14:paraId="527F2687" w14:textId="0D0AB10C" w:rsidR="00676103" w:rsidRPr="00A674F1" w:rsidRDefault="00676103" w:rsidP="003D70B5">
      <w:r w:rsidRPr="00A674F1">
        <w:br w:type="page"/>
      </w:r>
    </w:p>
    <w:p w14:paraId="3D4C4B39" w14:textId="5D9F84BB" w:rsidR="007715E9" w:rsidRPr="00A674F1" w:rsidRDefault="00130B52" w:rsidP="003D70B5">
      <w:pPr>
        <w:pStyle w:val="Title"/>
      </w:pPr>
      <w:bookmarkStart w:id="6" w:name="_Toc230250301"/>
      <w:r w:rsidRPr="00A674F1">
        <w:lastRenderedPageBreak/>
        <w:t>Danh mục các viết tắt</w:t>
      </w:r>
      <w:bookmarkEnd w:id="6"/>
    </w:p>
    <w:tbl>
      <w:tblPr>
        <w:tblStyle w:val="TableGrid"/>
        <w:tblW w:w="5000" w:type="pct"/>
        <w:tblLook w:val="04A0" w:firstRow="1" w:lastRow="0" w:firstColumn="1" w:lastColumn="0" w:noHBand="0" w:noVBand="1"/>
      </w:tblPr>
      <w:tblGrid>
        <w:gridCol w:w="1399"/>
        <w:gridCol w:w="2559"/>
        <w:gridCol w:w="5720"/>
      </w:tblGrid>
      <w:tr w:rsidR="003F41E5" w14:paraId="6F52BFDA" w14:textId="77777777" w:rsidTr="003F41E5">
        <w:tc>
          <w:tcPr>
            <w:tcW w:w="437" w:type="pct"/>
          </w:tcPr>
          <w:p w14:paraId="705F8634" w14:textId="7E362547" w:rsidR="003F41E5" w:rsidRDefault="003F41E5" w:rsidP="003D70B5">
            <w:r>
              <w:t>STT</w:t>
            </w:r>
          </w:p>
        </w:tc>
        <w:tc>
          <w:tcPr>
            <w:tcW w:w="1465" w:type="pct"/>
          </w:tcPr>
          <w:p w14:paraId="720F5C21" w14:textId="465D1F17" w:rsidR="003F41E5" w:rsidRDefault="003F41E5" w:rsidP="003D70B5">
            <w:r>
              <w:t>Từ Viết Tắt</w:t>
            </w:r>
          </w:p>
        </w:tc>
        <w:tc>
          <w:tcPr>
            <w:tcW w:w="3098" w:type="pct"/>
          </w:tcPr>
          <w:p w14:paraId="524E4E15" w14:textId="466D8BD1" w:rsidR="003F41E5" w:rsidRDefault="003F41E5" w:rsidP="003D70B5">
            <w:r>
              <w:t>Ý nghĩa</w:t>
            </w:r>
          </w:p>
        </w:tc>
      </w:tr>
      <w:tr w:rsidR="003F41E5" w14:paraId="6D5013B6" w14:textId="77777777" w:rsidTr="003F41E5">
        <w:tc>
          <w:tcPr>
            <w:tcW w:w="437" w:type="pct"/>
          </w:tcPr>
          <w:p w14:paraId="4CCC5B06" w14:textId="7E411BA9" w:rsidR="003F41E5" w:rsidRDefault="003F41E5" w:rsidP="003D70B5">
            <w:r>
              <w:t>1</w:t>
            </w:r>
          </w:p>
        </w:tc>
        <w:tc>
          <w:tcPr>
            <w:tcW w:w="1465" w:type="pct"/>
          </w:tcPr>
          <w:p w14:paraId="5496FEF6" w14:textId="77777777" w:rsidR="003F41E5" w:rsidRDefault="003F41E5" w:rsidP="003D70B5"/>
        </w:tc>
        <w:tc>
          <w:tcPr>
            <w:tcW w:w="3098" w:type="pct"/>
          </w:tcPr>
          <w:p w14:paraId="3FC00B71" w14:textId="77777777" w:rsidR="003F41E5" w:rsidRDefault="003F41E5" w:rsidP="003D70B5"/>
        </w:tc>
      </w:tr>
      <w:tr w:rsidR="003F41E5" w14:paraId="61CA438C" w14:textId="77777777" w:rsidTr="003F41E5">
        <w:tc>
          <w:tcPr>
            <w:tcW w:w="437" w:type="pct"/>
          </w:tcPr>
          <w:p w14:paraId="0F10F061" w14:textId="22CF20CD" w:rsidR="003F41E5" w:rsidRDefault="003F41E5" w:rsidP="003D70B5">
            <w:r>
              <w:t>2</w:t>
            </w:r>
          </w:p>
        </w:tc>
        <w:tc>
          <w:tcPr>
            <w:tcW w:w="1465" w:type="pct"/>
          </w:tcPr>
          <w:p w14:paraId="34111C29" w14:textId="77777777" w:rsidR="003F41E5" w:rsidRDefault="003F41E5" w:rsidP="003D70B5"/>
        </w:tc>
        <w:tc>
          <w:tcPr>
            <w:tcW w:w="3098" w:type="pct"/>
          </w:tcPr>
          <w:p w14:paraId="0F72323B" w14:textId="77777777" w:rsidR="003F41E5" w:rsidRDefault="003F41E5" w:rsidP="003D70B5"/>
        </w:tc>
      </w:tr>
      <w:tr w:rsidR="003F41E5" w14:paraId="0879040E" w14:textId="77777777" w:rsidTr="003F41E5">
        <w:tc>
          <w:tcPr>
            <w:tcW w:w="437" w:type="pct"/>
          </w:tcPr>
          <w:p w14:paraId="522031FA" w14:textId="7F2A1C6E" w:rsidR="003F41E5" w:rsidRDefault="003F41E5" w:rsidP="003D70B5">
            <w:r>
              <w:t>3</w:t>
            </w:r>
          </w:p>
        </w:tc>
        <w:tc>
          <w:tcPr>
            <w:tcW w:w="1465" w:type="pct"/>
          </w:tcPr>
          <w:p w14:paraId="278E458D" w14:textId="77777777" w:rsidR="003F41E5" w:rsidRDefault="003F41E5" w:rsidP="003D70B5"/>
        </w:tc>
        <w:tc>
          <w:tcPr>
            <w:tcW w:w="3098" w:type="pct"/>
          </w:tcPr>
          <w:p w14:paraId="180EF716" w14:textId="77777777" w:rsidR="003F41E5" w:rsidRDefault="003F41E5" w:rsidP="003D70B5"/>
        </w:tc>
      </w:tr>
      <w:tr w:rsidR="003F41E5" w14:paraId="24B60A90" w14:textId="77777777" w:rsidTr="003F41E5">
        <w:tc>
          <w:tcPr>
            <w:tcW w:w="437" w:type="pct"/>
          </w:tcPr>
          <w:p w14:paraId="4107E0CE" w14:textId="77777777" w:rsidR="003F41E5" w:rsidRDefault="003F41E5" w:rsidP="003D70B5"/>
        </w:tc>
        <w:tc>
          <w:tcPr>
            <w:tcW w:w="1465" w:type="pct"/>
          </w:tcPr>
          <w:p w14:paraId="259D3F24" w14:textId="77777777" w:rsidR="003F41E5" w:rsidRDefault="003F41E5" w:rsidP="003D70B5"/>
        </w:tc>
        <w:tc>
          <w:tcPr>
            <w:tcW w:w="3098" w:type="pct"/>
          </w:tcPr>
          <w:p w14:paraId="1C8C0872" w14:textId="77777777" w:rsidR="003F41E5" w:rsidRDefault="003F41E5" w:rsidP="003D70B5"/>
        </w:tc>
      </w:tr>
      <w:tr w:rsidR="003F41E5" w14:paraId="3C9BF38D" w14:textId="77777777" w:rsidTr="003F41E5">
        <w:tc>
          <w:tcPr>
            <w:tcW w:w="437" w:type="pct"/>
          </w:tcPr>
          <w:p w14:paraId="16E71F1D" w14:textId="77777777" w:rsidR="003F41E5" w:rsidRDefault="003F41E5" w:rsidP="003D70B5"/>
        </w:tc>
        <w:tc>
          <w:tcPr>
            <w:tcW w:w="1465" w:type="pct"/>
          </w:tcPr>
          <w:p w14:paraId="76BFF83F" w14:textId="77777777" w:rsidR="003F41E5" w:rsidRDefault="003F41E5" w:rsidP="003D70B5"/>
        </w:tc>
        <w:tc>
          <w:tcPr>
            <w:tcW w:w="3098" w:type="pct"/>
          </w:tcPr>
          <w:p w14:paraId="3DA38318" w14:textId="77777777" w:rsidR="003F41E5" w:rsidRDefault="003F41E5" w:rsidP="003D70B5"/>
        </w:tc>
      </w:tr>
    </w:tbl>
    <w:p w14:paraId="09F64D29" w14:textId="77777777" w:rsidR="00676103" w:rsidRPr="00A674F1" w:rsidRDefault="00676103" w:rsidP="003D70B5"/>
    <w:p w14:paraId="1542ACD3" w14:textId="7F20DB89" w:rsidR="00676103" w:rsidRPr="00A674F1" w:rsidRDefault="00676103" w:rsidP="003D70B5"/>
    <w:p w14:paraId="2A931793" w14:textId="77777777" w:rsidR="00676103" w:rsidRPr="00A674F1" w:rsidRDefault="00676103" w:rsidP="003D70B5">
      <w:r w:rsidRPr="00A674F1">
        <w:br w:type="page"/>
      </w:r>
    </w:p>
    <w:p w14:paraId="15A8174D" w14:textId="018EEF15" w:rsidR="00676103" w:rsidRPr="00A674F1" w:rsidRDefault="00130B52" w:rsidP="003D70B5">
      <w:pPr>
        <w:pStyle w:val="Title"/>
      </w:pPr>
      <w:bookmarkStart w:id="7" w:name="_Toc230250302"/>
      <w:r w:rsidRPr="00A674F1">
        <w:lastRenderedPageBreak/>
        <w:t>Danh mục các ký hiệu</w:t>
      </w:r>
      <w:bookmarkEnd w:id="7"/>
    </w:p>
    <w:p w14:paraId="518FE730" w14:textId="77777777" w:rsidR="00676103" w:rsidRPr="00A674F1" w:rsidRDefault="00676103" w:rsidP="003D70B5"/>
    <w:p w14:paraId="261B4488" w14:textId="5E3DE5EE" w:rsidR="00676103" w:rsidRPr="00A674F1" w:rsidRDefault="00676103" w:rsidP="003D70B5"/>
    <w:p w14:paraId="07AAB395" w14:textId="77777777" w:rsidR="00676103" w:rsidRPr="00A674F1" w:rsidRDefault="00676103" w:rsidP="003D70B5">
      <w:r w:rsidRPr="00A674F1">
        <w:br w:type="page"/>
      </w:r>
    </w:p>
    <w:p w14:paraId="40806775" w14:textId="516E0C43" w:rsidR="00676103" w:rsidRPr="00A674F1" w:rsidRDefault="00130B52" w:rsidP="003D70B5">
      <w:pPr>
        <w:pStyle w:val="Title"/>
      </w:pPr>
      <w:bookmarkStart w:id="8" w:name="_Toc230250303"/>
      <w:r w:rsidRPr="00A674F1">
        <w:lastRenderedPageBreak/>
        <w:t>Danh mục các hình vẽ</w:t>
      </w:r>
      <w:bookmarkEnd w:id="8"/>
    </w:p>
    <w:p w14:paraId="0AAE5D4C" w14:textId="700B63FF" w:rsidR="00676103" w:rsidRPr="00A674F1" w:rsidRDefault="00130B52" w:rsidP="003D70B5">
      <w:r w:rsidRPr="00A674F1">
        <w:fldChar w:fldCharType="begin"/>
      </w:r>
      <w:r w:rsidRPr="00A674F1">
        <w:instrText xml:space="preserve"> TOC \h \z \c "Hình" </w:instrText>
      </w:r>
      <w:r w:rsidRPr="00A674F1">
        <w:fldChar w:fldCharType="separate"/>
      </w:r>
      <w:r w:rsidR="001645B7">
        <w:t>No table of figures entries found.</w:t>
      </w:r>
      <w:r w:rsidRPr="00A674F1">
        <w:fldChar w:fldCharType="end"/>
      </w:r>
      <w:r w:rsidR="00676103" w:rsidRPr="00A674F1">
        <w:br w:type="page"/>
      </w:r>
    </w:p>
    <w:p w14:paraId="081E4C43" w14:textId="428A97A5" w:rsidR="00130B52" w:rsidRPr="00A674F1" w:rsidRDefault="00130B52" w:rsidP="003D70B5">
      <w:pPr>
        <w:pStyle w:val="Title"/>
      </w:pPr>
      <w:bookmarkStart w:id="9" w:name="_Toc230250304"/>
      <w:r w:rsidRPr="00A674F1">
        <w:lastRenderedPageBreak/>
        <w:t>Danh mục các bảng biểu</w:t>
      </w:r>
      <w:bookmarkEnd w:id="9"/>
    </w:p>
    <w:p w14:paraId="0755C0A0" w14:textId="4CFFD41A" w:rsidR="00130B52" w:rsidRPr="00A674F1" w:rsidRDefault="00130B52" w:rsidP="003D70B5">
      <w:pPr>
        <w:sectPr w:rsidR="00130B52" w:rsidRPr="00A674F1" w:rsidSect="00A8642D">
          <w:headerReference w:type="default" r:id="rId9"/>
          <w:footerReference w:type="default" r:id="rId10"/>
          <w:pgSz w:w="12240" w:h="15840" w:code="1"/>
          <w:pgMar w:top="1134" w:right="851" w:bottom="1134" w:left="1701" w:header="567" w:footer="567" w:gutter="0"/>
          <w:pgNumType w:fmt="lowerRoman" w:start="1"/>
          <w:cols w:space="720"/>
          <w:docGrid w:linePitch="360"/>
        </w:sectPr>
      </w:pPr>
      <w:r w:rsidRPr="00A674F1">
        <w:fldChar w:fldCharType="begin"/>
      </w:r>
      <w:r w:rsidRPr="00A674F1">
        <w:instrText xml:space="preserve"> TOC \h \z \c "Bảng" </w:instrText>
      </w:r>
      <w:r w:rsidRPr="00A674F1">
        <w:fldChar w:fldCharType="separate"/>
      </w:r>
      <w:r w:rsidR="001645B7">
        <w:t>No table of figures entries found.</w:t>
      </w:r>
      <w:r w:rsidRPr="00A674F1">
        <w:fldChar w:fldCharType="end"/>
      </w:r>
    </w:p>
    <w:p w14:paraId="333D0A40" w14:textId="4A944DEA" w:rsidR="00130B52" w:rsidRPr="00A674F1" w:rsidRDefault="00130B52" w:rsidP="003D70B5">
      <w:pPr>
        <w:pStyle w:val="Title"/>
      </w:pPr>
      <w:bookmarkStart w:id="10" w:name="_Toc230250305"/>
      <w:r w:rsidRPr="00A674F1">
        <w:lastRenderedPageBreak/>
        <w:t>MỞ ĐẦU</w:t>
      </w:r>
      <w:bookmarkEnd w:id="10"/>
    </w:p>
    <w:p w14:paraId="1472E656" w14:textId="0AC61B04" w:rsidR="00130B52" w:rsidRPr="00A674F1" w:rsidRDefault="00130B52" w:rsidP="003D70B5"/>
    <w:p w14:paraId="6D0712DC" w14:textId="77777777" w:rsidR="00130B52" w:rsidRPr="00A674F1" w:rsidRDefault="00130B52" w:rsidP="003D70B5">
      <w:r w:rsidRPr="00A674F1">
        <w:br w:type="page"/>
      </w:r>
    </w:p>
    <w:p w14:paraId="436B7AC8" w14:textId="27624B1D" w:rsidR="00130B52" w:rsidRPr="00A674F1" w:rsidRDefault="008B7B44" w:rsidP="003D70B5">
      <w:pPr>
        <w:pStyle w:val="Heading1"/>
      </w:pPr>
      <w:bookmarkStart w:id="11" w:name="_Toc230250306"/>
      <w:bookmarkStart w:id="12" w:name="_Ref230851145"/>
      <w:r w:rsidRPr="00A674F1">
        <w:lastRenderedPageBreak/>
        <w:t xml:space="preserve">LÝ THUYẾT VÀ MÔ HÌNH TOÁN </w:t>
      </w:r>
      <w:r>
        <w:t>HỌC BỘ ĐIỀU KHIỂN</w:t>
      </w:r>
      <w:bookmarkEnd w:id="11"/>
      <w:bookmarkEnd w:id="12"/>
    </w:p>
    <w:p w14:paraId="0D52240D" w14:textId="3D52C9E5" w:rsidR="00130B52" w:rsidRDefault="00306034" w:rsidP="003D70B5">
      <w:pPr>
        <w:pStyle w:val="Heading2"/>
      </w:pPr>
      <w:bookmarkStart w:id="13" w:name="_Toc230250307"/>
      <w:r>
        <w:t>Bộ điều khiển</w:t>
      </w:r>
      <w:r w:rsidR="003A2B7B" w:rsidRPr="00A674F1">
        <w:t xml:space="preserve"> </w:t>
      </w:r>
      <w:r w:rsidR="0010193F">
        <w:t>PID</w:t>
      </w:r>
      <w:bookmarkEnd w:id="13"/>
    </w:p>
    <w:p w14:paraId="46FEF088" w14:textId="61236075" w:rsidR="0032507E" w:rsidRDefault="00C319CD" w:rsidP="003D70B5">
      <w:r w:rsidRPr="00C319CD">
        <w:t>Trong hệ thống điều khiển vector (Field-Oriented Control – FOC</w:t>
      </w:r>
      <w:r w:rsidR="0063498C">
        <w:fldChar w:fldCharType="begin"/>
      </w:r>
      <w:r w:rsidR="0063498C">
        <w:instrText xml:space="preserve"> XE "</w:instrText>
      </w:r>
      <w:r w:rsidR="0063498C" w:rsidRPr="004B08E7">
        <w:instrText>FOC:Field Oriented Control</w:instrText>
      </w:r>
      <w:r w:rsidR="0063498C">
        <w:instrText xml:space="preserve">" </w:instrText>
      </w:r>
      <w:r w:rsidR="0063498C">
        <w:fldChar w:fldCharType="end"/>
      </w:r>
      <w:r w:rsidR="00A35819">
        <w:fldChar w:fldCharType="begin"/>
      </w:r>
      <w:r w:rsidR="00A35819">
        <w:instrText xml:space="preserve"> XE "</w:instrText>
      </w:r>
      <w:r w:rsidR="00A35819" w:rsidRPr="00655662">
        <w:instrText>FOC:Field Oriented Control</w:instrText>
      </w:r>
      <w:r w:rsidR="00A35819">
        <w:instrText xml:space="preserve">" </w:instrText>
      </w:r>
      <w:r w:rsidR="00A35819">
        <w:fldChar w:fldCharType="end"/>
      </w:r>
      <w:r w:rsidRPr="00C319CD">
        <w:t>) cho động cơ đồng bộ nam châm vĩnh cửu (PMSM), bộ điều khiển PI</w:t>
      </w:r>
      <w:r w:rsidR="006B523D">
        <w:fldChar w:fldCharType="begin"/>
      </w:r>
      <w:r w:rsidR="006B523D">
        <w:instrText xml:space="preserve"> XE "</w:instrText>
      </w:r>
      <w:r w:rsidR="006B523D" w:rsidRPr="00026E06">
        <w:instrText>PI:Proportional Integral</w:instrText>
      </w:r>
      <w:r w:rsidR="006B523D">
        <w:instrText xml:space="preserve">" </w:instrText>
      </w:r>
      <w:r w:rsidR="006B523D">
        <w:fldChar w:fldCharType="end"/>
      </w:r>
      <w:r w:rsidRPr="00C319CD">
        <w:t xml:space="preserve"> (Proportional-Integral) đóng vai trò then chốt trong việc đảm bảo hiệu suất và độ chính xác của toàn hệ thống. Với đặc tính tuyến tính sau khi biến đổi sang hệ tọa độ đồng bộ </w:t>
      </w:r>
      <w:r w:rsidRPr="00AC1603">
        <w:rPr>
          <w:i/>
          <w:iCs/>
        </w:rPr>
        <w:t>dq</w:t>
      </w:r>
      <w:r w:rsidRPr="00C319CD">
        <w:t xml:space="preserve"> , việc sử dụng bộ PI mang lại khả năng điều khiển ổn định và dễ triển khai. </w:t>
      </w:r>
      <w:r w:rsidR="000440DD">
        <w:t>B</w:t>
      </w:r>
      <w:r w:rsidRPr="00C319CD">
        <w:t xml:space="preserve">ộ điều khiển PI </w:t>
      </w:r>
      <w:r w:rsidR="000440DD">
        <w:t>có</w:t>
      </w:r>
      <w:r w:rsidRPr="00C319CD">
        <w:t xml:space="preserve"> ba mục tiêu </w:t>
      </w:r>
      <w:r w:rsidR="0032507E">
        <w:t>chính:</w:t>
      </w:r>
    </w:p>
    <w:p w14:paraId="5EC5AE2C" w14:textId="1EBD8ED6" w:rsidR="00064B6A" w:rsidRPr="0032507E" w:rsidRDefault="00C319CD" w:rsidP="003D70B5">
      <w:pPr>
        <w:pStyle w:val="ListParagraph"/>
        <w:numPr>
          <w:ilvl w:val="0"/>
          <w:numId w:val="44"/>
        </w:numPr>
      </w:pPr>
      <w:r w:rsidRPr="00C319CD">
        <w:t xml:space="preserve">Điều khiển tốc độ: Bộ PI đầu tiên chịu trách nhiệm so sánh tốc độ thực tế </w:t>
      </w:r>
      <w:r w:rsidRPr="0032507E">
        <w:rPr>
          <w:rFonts w:ascii="Cambria Math" w:hAnsi="Cambria Math" w:cs="Cambria Math"/>
        </w:rPr>
        <w:t>𝜔</w:t>
      </w:r>
      <w:r w:rsidRPr="00C319CD">
        <w:t xml:space="preserve"> với tốc độ đặt </w:t>
      </w:r>
      <m:oMath>
        <m:sSub>
          <m:sSubPr>
            <m:ctrlPr>
              <w:rPr>
                <w:rFonts w:ascii="Cambria Math" w:hAnsi="Cambria Math" w:cs="Cambria Math"/>
                <w:i/>
              </w:rPr>
            </m:ctrlPr>
          </m:sSubPr>
          <m:e>
            <m:r>
              <w:rPr>
                <w:rFonts w:ascii="Cambria Math" w:hAnsi="Cambria Math" w:cs="Cambria Math"/>
              </w:rPr>
              <m:t>ω</m:t>
            </m:r>
          </m:e>
          <m:sub>
            <m:r>
              <w:rPr>
                <w:rFonts w:ascii="Cambria Math" w:hAnsi="Cambria Math" w:cs="Cambria Math"/>
              </w:rPr>
              <m:t>ref</m:t>
            </m:r>
          </m:sub>
        </m:sSub>
      </m:oMath>
      <w:r w:rsidRPr="00C12358">
        <w:t>,</w:t>
      </w:r>
      <w:r w:rsidRPr="00064B6A">
        <w:t xml:space="preserve"> sau</w:t>
      </w:r>
      <w:r w:rsidRPr="00C319CD">
        <w:t xml:space="preserve"> đó đưa ra giá trị dòng điện tham chiếu </w:t>
      </w:r>
      <m:oMath>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qref</m:t>
            </m:r>
          </m:sub>
        </m:sSub>
      </m:oMath>
      <w:r w:rsidRPr="00C319CD">
        <w:t xml:space="preserve"> nhằm điều khiển mô-men quay của động cơ. Đây là bước quan trọng để đảm bảo động cơ đáp ứng đúng yêu cầu tải với thời gian ngắn và sai số thấp. </w:t>
      </w:r>
    </w:p>
    <w:p w14:paraId="646640AE" w14:textId="1B184A4E" w:rsidR="00C319CD" w:rsidRPr="0032507E" w:rsidRDefault="00C319CD" w:rsidP="003D70B5">
      <w:pPr>
        <w:pStyle w:val="ListParagraph"/>
        <w:numPr>
          <w:ilvl w:val="0"/>
          <w:numId w:val="44"/>
        </w:numPr>
      </w:pPr>
      <w:r w:rsidRPr="00C319CD">
        <w:t xml:space="preserve">Điều khiển dòng </w:t>
      </w:r>
      <m:oMath>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d</m:t>
            </m:r>
          </m:sub>
        </m:sSub>
      </m:oMath>
      <w:r w:rsidRPr="00C319CD">
        <w:t xml:space="preserve"> và </w:t>
      </w:r>
      <m:oMath>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q</m:t>
            </m:r>
          </m:sub>
        </m:sSub>
      </m:oMath>
      <w:r w:rsidRPr="00C319CD">
        <w:t xml:space="preserve">: Hai bộ PI tiếp theo điều chỉnh các thành phần dòng điện trong hệ tọa độ </w:t>
      </w:r>
      <m:oMath>
        <m:sSub>
          <m:sSubPr>
            <m:ctrlPr>
              <w:rPr>
                <w:rFonts w:ascii="Cambria Math" w:hAnsi="Cambria Math" w:cs="Cambria Math"/>
                <w:i/>
              </w:rPr>
            </m:ctrlPr>
          </m:sSubPr>
          <m:e>
            <m:r>
              <w:rPr>
                <w:rFonts w:ascii="Cambria Math" w:hAnsi="Cambria Math" w:cs="Cambria Math"/>
              </w:rPr>
              <m:t>d</m:t>
            </m:r>
          </m:e>
          <m:sub>
            <m:r>
              <w:rPr>
                <w:rFonts w:ascii="Cambria Math" w:hAnsi="Cambria Math" w:cs="Cambria Math"/>
              </w:rPr>
              <m:t>q</m:t>
            </m:r>
          </m:sub>
        </m:sSub>
      </m:oMath>
      <w:r w:rsidRPr="00C319CD">
        <w:t xml:space="preserve">. Dòng </w:t>
      </w:r>
      <m:oMath>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d</m:t>
            </m:r>
          </m:sub>
        </m:sSub>
      </m:oMath>
      <w:r w:rsidRPr="00C319CD">
        <w:t xml:space="preserve"> thường được đặt bằng 0 nhằm giảm thiểu từ thông không cần thiết, còn dòng </w:t>
      </w:r>
      <m:oMath>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q</m:t>
            </m:r>
          </m:sub>
        </m:sSub>
        <m:r>
          <w:rPr>
            <w:rFonts w:ascii="Cambria Math" w:hAnsi="Cambria Math" w:cs="Cambria Math"/>
          </w:rPr>
          <m:t xml:space="preserve"> </m:t>
        </m:r>
      </m:oMath>
      <w:r w:rsidRPr="00C319CD">
        <w:t xml:space="preserve">điều khiển trực tiếp mô-men. Thông qua việc điều chỉnh sai lệch giữa dòng thực tế và dòng đặt, các bộ PI tạo ra các tín hiệu điện áp là đầu vào cho khâu điều khiển vector không </w:t>
      </w:r>
      <w:r w:rsidR="00333077">
        <w:t>gian</w:t>
      </w:r>
      <w:r w:rsidR="00333077" w:rsidRPr="0032507E">
        <w:t>.</w:t>
      </w:r>
    </w:p>
    <w:p w14:paraId="0B1D3C8E" w14:textId="75B80381" w:rsidR="00944F5F" w:rsidRDefault="00E425AF" w:rsidP="003D70B5">
      <w:pPr>
        <w:pStyle w:val="Heading3"/>
      </w:pPr>
      <w:bookmarkStart w:id="14" w:name="_Toc230250308"/>
      <w:bookmarkStart w:id="15" w:name="_Ref230254062"/>
      <w:bookmarkStart w:id="16" w:name="_Ref230254063"/>
      <w:r>
        <w:t>Cấu trúc b</w:t>
      </w:r>
      <w:r w:rsidR="00944F5F">
        <w:t xml:space="preserve">ộ điều khiển PI trong miền </w:t>
      </w:r>
      <w:r w:rsidR="00B768BB">
        <w:t>thời gian liên tục</w:t>
      </w:r>
      <w:bookmarkEnd w:id="14"/>
      <w:bookmarkEnd w:id="15"/>
      <w:bookmarkEnd w:id="16"/>
    </w:p>
    <w:p w14:paraId="2E9F3AC6" w14:textId="7D3A7D87" w:rsidR="00DF545A" w:rsidRDefault="00E425AF" w:rsidP="003D70B5">
      <w:r w:rsidRPr="00E425AF">
        <w:t xml:space="preserve">Cấu trúc của bộ điều khiển PI là sự kết hợp của </w:t>
      </w:r>
      <w:r w:rsidR="007B2CD5">
        <w:t>hai</w:t>
      </w:r>
      <w:r w:rsidRPr="00E425AF">
        <w:t xml:space="preserve"> thành phần hoạt động song song: Tỷ lệ (Proportional - P), Tích phân (Integral - I)</w:t>
      </w:r>
      <w:r>
        <w:t xml:space="preserve">. </w:t>
      </w:r>
    </w:p>
    <w:p w14:paraId="720C66E4" w14:textId="77777777" w:rsidR="00DC17BE" w:rsidRDefault="00DF545A" w:rsidP="00DC17BE">
      <w:pPr>
        <w:rPr>
          <w:rFonts w:eastAsiaTheme="minorEastAsia"/>
        </w:rPr>
      </w:pPr>
      <w:r w:rsidRPr="00DF545A">
        <w:t>Hàm truyền</w:t>
      </w:r>
      <w:r w:rsidR="00DC17BE">
        <w:t xml:space="preserve"> </w:t>
      </w:r>
      <w:r w:rsidRPr="00DF545A">
        <w:t xml:space="preserve">của bộ điều khiển PID trong miền </w:t>
      </w:r>
      <w:r>
        <w:t>Laplace:</w:t>
      </w:r>
    </w:p>
    <w:p w14:paraId="6D0B945B" w14:textId="11E14E3D" w:rsidR="00E425AF" w:rsidRPr="00DF545A" w:rsidRDefault="00DF545A" w:rsidP="00DC17BE">
      <w:pPr>
        <w:jc w:val="left"/>
        <w:rPr>
          <w:rFonts w:eastAsiaTheme="minorEastAsia"/>
        </w:rPr>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 xml:space="preserve">= </m:t>
          </m:r>
          <m:sSub>
            <m:sSubPr>
              <m:ctrlPr>
                <w:rPr>
                  <w:rFonts w:ascii="Cambria Math" w:hAnsi="Cambria Math"/>
                  <w:iCs/>
                </w:rPr>
              </m:ctrlPr>
            </m:sSubPr>
            <m:e>
              <m:r>
                <m:rPr>
                  <m:sty m:val="p"/>
                </m:rPr>
                <w:rPr>
                  <w:rFonts w:ascii="Cambria Math" w:hAnsi="Cambria Math"/>
                </w:rPr>
                <m:t>K</m:t>
              </m:r>
            </m:e>
            <m:sub>
              <m:r>
                <m:rPr>
                  <m:sty m:val="p"/>
                </m:rPr>
                <w:rPr>
                  <w:rFonts w:ascii="Cambria Math" w:hAnsi="Cambria Math"/>
                </w:rPr>
                <m:t>p</m:t>
              </m:r>
            </m:sub>
          </m:sSub>
          <m:r>
            <w:rPr>
              <w:rFonts w:ascii="Cambria Math" w:hAnsi="Cambria Math"/>
            </w:rPr>
            <m:t>+</m:t>
          </m:r>
          <m:f>
            <m:fPr>
              <m:ctrlPr>
                <w:rPr>
                  <w:rFonts w:ascii="Cambria Math" w:hAnsi="Cambria Math"/>
                  <w:i/>
                </w:rPr>
              </m:ctrlPr>
            </m:fPr>
            <m:num>
              <m:sSub>
                <m:sSubPr>
                  <m:ctrlPr>
                    <w:rPr>
                      <w:rFonts w:ascii="Cambria Math" w:hAnsi="Cambria Math"/>
                      <w:iCs/>
                    </w:rPr>
                  </m:ctrlPr>
                </m:sSubPr>
                <m:e>
                  <m:r>
                    <m:rPr>
                      <m:sty m:val="p"/>
                    </m:rPr>
                    <w:rPr>
                      <w:rFonts w:ascii="Cambria Math" w:hAnsi="Cambria Math"/>
                    </w:rPr>
                    <m:t>K</m:t>
                  </m:r>
                </m:e>
                <m:sub>
                  <m:r>
                    <m:rPr>
                      <m:sty m:val="p"/>
                    </m:rPr>
                    <w:rPr>
                      <w:rFonts w:ascii="Cambria Math" w:hAnsi="Cambria Math"/>
                    </w:rPr>
                    <m:t>i</m:t>
                  </m:r>
                </m:sub>
              </m:sSub>
            </m:num>
            <m:den>
              <m:r>
                <w:rPr>
                  <w:rFonts w:ascii="Cambria Math" w:hAnsi="Cambria Math"/>
                </w:rPr>
                <m:t>s</m:t>
              </m:r>
            </m:den>
          </m:f>
        </m:oMath>
      </m:oMathPara>
    </w:p>
    <w:p w14:paraId="11398B5C" w14:textId="47EEADE9" w:rsidR="00DF545A" w:rsidRDefault="00DF545A" w:rsidP="003D70B5">
      <w:r w:rsidRPr="00DF545A">
        <w:t>Cấu trúc tổng quát của bộ điều khiển PI trong miền thời gian được biểu diễn qua phương trình:</w:t>
      </w:r>
    </w:p>
    <w:p w14:paraId="27897D79" w14:textId="0D534133" w:rsidR="00DF545A" w:rsidRPr="00E7313F" w:rsidRDefault="00420F64" w:rsidP="003D70B5">
      <w:pPr>
        <w:rPr>
          <w:rFonts w:eastAsiaTheme="minorEastAsia"/>
        </w:rPr>
      </w:pPr>
      <m:oMathPara>
        <m:oMath>
          <m:r>
            <w:rPr>
              <w:rFonts w:ascii="Cambria Math" w:hAnsi="Cambria Math"/>
            </w:rPr>
            <m:t>u</m:t>
          </m:r>
          <m:d>
            <m:dPr>
              <m:ctrlPr>
                <w:rPr>
                  <w:rFonts w:ascii="Cambria Math" w:hAnsi="Cambria Math"/>
                </w:rPr>
              </m:ctrlPr>
            </m:dPr>
            <m:e>
              <m:r>
                <w:rPr>
                  <w:rFonts w:ascii="Cambria Math" w:hAnsi="Cambria Math"/>
                </w:rPr>
                <m:t>t</m:t>
              </m:r>
            </m:e>
          </m:d>
          <m:r>
            <m:rPr>
              <m:sty m:val="p"/>
            </m:rP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p</m:t>
              </m:r>
              <m:r>
                <m:rPr>
                  <m:sty m:val="p"/>
                </m:rPr>
                <w:rPr>
                  <w:rFonts w:ascii="Cambria Math" w:hAnsi="Cambria Math"/>
                </w:rPr>
                <m:t xml:space="preserve"> </m:t>
              </m:r>
            </m:sub>
          </m:sSub>
          <m:r>
            <m:rPr>
              <m:sty m:val="p"/>
            </m:rPr>
            <w:rPr>
              <w:rFonts w:ascii="Cambria Math" w:hAnsi="Cambria Math"/>
            </w:rPr>
            <m:t>∙</m:t>
          </m:r>
          <m:r>
            <w:rPr>
              <w:rFonts w:ascii="Cambria Math" w:hAnsi="Cambria Math"/>
            </w:rPr>
            <m:t>e</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nary>
            <m:naryPr>
              <m:limLoc m:val="subSup"/>
              <m:ctrlPr>
                <w:rPr>
                  <w:rFonts w:ascii="Cambria Math" w:hAnsi="Cambria Math"/>
                </w:rPr>
              </m:ctrlPr>
            </m:naryPr>
            <m:sub>
              <m:r>
                <m:rPr>
                  <m:sty m:val="p"/>
                </m:rPr>
                <w:rPr>
                  <w:rFonts w:ascii="Cambria Math" w:hAnsi="Cambria Math"/>
                </w:rPr>
                <m:t>0</m:t>
              </m:r>
            </m:sub>
            <m:sup>
              <m:r>
                <w:rPr>
                  <w:rFonts w:ascii="Cambria Math" w:hAnsi="Cambria Math"/>
                </w:rPr>
                <m:t>t</m:t>
              </m:r>
            </m:sup>
            <m:e>
              <m:r>
                <w:rPr>
                  <w:rFonts w:ascii="Cambria Math" w:hAnsi="Cambria Math"/>
                </w:rPr>
                <m:t>e</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oMath>
      </m:oMathPara>
    </w:p>
    <w:p w14:paraId="7199D77D" w14:textId="77777777" w:rsidR="00E7313F" w:rsidRDefault="00E7313F" w:rsidP="003D70B5">
      <w:pPr>
        <w:rPr>
          <w:rFonts w:eastAsiaTheme="minorEastAsia"/>
        </w:rPr>
      </w:pPr>
    </w:p>
    <w:p w14:paraId="59A75A25" w14:textId="77777777" w:rsidR="00E7313F" w:rsidRPr="00DF545A" w:rsidRDefault="00E7313F" w:rsidP="003D70B5"/>
    <w:p w14:paraId="22C585CB" w14:textId="610A90F2" w:rsidR="00DF545A" w:rsidRPr="00DF545A" w:rsidRDefault="004A5C00" w:rsidP="004A5C00">
      <w:pPr>
        <w:jc w:val="center"/>
      </w:pPr>
      <w:r w:rsidRPr="004A5C00">
        <w:rPr>
          <w:highlight w:val="yellow"/>
        </w:rPr>
        <w:t>Chèn hình PID Block</w:t>
      </w:r>
    </w:p>
    <w:p w14:paraId="3184FDD1" w14:textId="77777777" w:rsidR="00420F64" w:rsidRPr="00420F64" w:rsidRDefault="00420F64" w:rsidP="003D70B5">
      <w:r w:rsidRPr="00420F64">
        <w:t>Trong đó:</w:t>
      </w:r>
    </w:p>
    <w:p w14:paraId="560A155D" w14:textId="045D2254" w:rsidR="00420F64" w:rsidRPr="00420F64" w:rsidRDefault="00420F64" w:rsidP="003D70B5">
      <w:pPr>
        <w:pStyle w:val="ListParagraph"/>
        <w:numPr>
          <w:ilvl w:val="0"/>
          <w:numId w:val="43"/>
        </w:numPr>
      </w:pPr>
      <m:oMath>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t</m:t>
            </m:r>
          </m:e>
        </m:d>
      </m:oMath>
      <w:r w:rsidRPr="00420F64">
        <w:t>: Tín hiệu điều khiển (Control signal) đầu ra</w:t>
      </w:r>
    </w:p>
    <w:p w14:paraId="5BE273D7" w14:textId="17FDF2ED" w:rsidR="00420F64" w:rsidRPr="00420F64" w:rsidRDefault="00420F64" w:rsidP="003D70B5">
      <w:pPr>
        <w:pStyle w:val="ListParagraph"/>
        <w:numPr>
          <w:ilvl w:val="0"/>
          <w:numId w:val="43"/>
        </w:numPr>
      </w:pPr>
      <m:oMath>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t</m:t>
            </m:r>
          </m:e>
        </m:d>
      </m:oMath>
      <w:r w:rsidRPr="00420F64">
        <w:t>: Sai số điều khiển, được tính bằng hiệu số giữa tín hiệu đặt mong muốn và tín hiệu đầu ra thực tế</w:t>
      </w:r>
    </w:p>
    <w:p w14:paraId="1982DDE4" w14:textId="427EFCEE" w:rsidR="00420F64" w:rsidRPr="00420F64" w:rsidRDefault="00000000" w:rsidP="003D70B5">
      <w:pPr>
        <w:pStyle w:val="ListParagraph"/>
        <w:numPr>
          <w:ilvl w:val="0"/>
          <w:numId w:val="43"/>
        </w:numPr>
      </w:pP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 xml:space="preserve">p </m:t>
            </m:r>
          </m:sub>
        </m:sSub>
      </m:oMath>
      <w:r w:rsidR="00420F64" w:rsidRPr="003D70B5">
        <w:rPr>
          <w:rFonts w:eastAsiaTheme="minorEastAsia"/>
        </w:rPr>
        <w:t xml:space="preserve">: </w:t>
      </w:r>
      <w:r w:rsidR="00420F64" w:rsidRPr="00420F64">
        <w:t xml:space="preserve">Hệ số tỷ lệ </w:t>
      </w:r>
    </w:p>
    <w:p w14:paraId="65B777F8" w14:textId="160F6449" w:rsidR="00D16FF2" w:rsidRPr="00420F64" w:rsidRDefault="00000000" w:rsidP="00304D4F">
      <w:pPr>
        <w:pStyle w:val="ListParagraph"/>
        <w:numPr>
          <w:ilvl w:val="0"/>
          <w:numId w:val="43"/>
        </w:numPr>
      </w:pP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 xml:space="preserve">i </m:t>
            </m:r>
          </m:sub>
        </m:sSub>
      </m:oMath>
      <w:r w:rsidR="00420F64" w:rsidRPr="003D70B5">
        <w:rPr>
          <w:rFonts w:eastAsiaTheme="minorEastAsia"/>
        </w:rPr>
        <w:t xml:space="preserve">: </w:t>
      </w:r>
      <w:r w:rsidR="00420F64" w:rsidRPr="00420F64">
        <w:t>Hệ số tích phân</w:t>
      </w:r>
    </w:p>
    <w:p w14:paraId="2BAAC839" w14:textId="6E5D92D0" w:rsidR="00E425AF" w:rsidRDefault="0032507E" w:rsidP="003D70B5">
      <w:r w:rsidRPr="0032507E">
        <w:t xml:space="preserve">Nguyên lý hoạt động của từng khâu điều khiển </w:t>
      </w:r>
      <w:r w:rsidR="007D53DF">
        <w:t>b</w:t>
      </w:r>
      <w:r w:rsidRPr="0032507E">
        <w:t>ộ điều khiển PI</w:t>
      </w:r>
      <w:r>
        <w:t xml:space="preserve"> </w:t>
      </w:r>
      <w:r w:rsidRPr="0032507E">
        <w:t xml:space="preserve">hoạt động dựa trên việc tính toán </w:t>
      </w:r>
      <w:r w:rsidR="007D53DF">
        <w:t xml:space="preserve">giá trị </w:t>
      </w:r>
      <w:r w:rsidRPr="0032507E">
        <w:t xml:space="preserve">sai số và hiệu chỉnh dựa trên </w:t>
      </w:r>
      <w:r w:rsidR="007D53DF">
        <w:t>hai</w:t>
      </w:r>
      <w:r w:rsidRPr="0032507E">
        <w:t xml:space="preserve"> thành phần </w:t>
      </w:r>
      <w:r w:rsidR="009D492D">
        <w:t>sau:</w:t>
      </w:r>
    </w:p>
    <w:p w14:paraId="3C4B41A2" w14:textId="1EFCA106" w:rsidR="00B73E61" w:rsidRPr="00B73E61" w:rsidRDefault="00B73E61" w:rsidP="003D70B5">
      <w:pPr>
        <w:pStyle w:val="ListParagraph"/>
        <w:numPr>
          <w:ilvl w:val="0"/>
          <w:numId w:val="45"/>
        </w:numPr>
      </w:pPr>
      <w:r w:rsidRPr="00B73E61">
        <w:t>Khâu Tỷ lệ (Proportional): Tín hiệu điều khiển được tính toán tỷ lệ thuận với sai số hiện tại. Khâu P có tác dụng làm tăng tốc độ đáp ứng của hệ thống, tuy nhiên nhược điểm là không thể triệt tiêu hoàn toàn sai số xác lập khi hệ thống đạt trạng thái cân bằng.</w:t>
      </w:r>
    </w:p>
    <w:p w14:paraId="2E21B11B" w14:textId="4E18FD1C" w:rsidR="00B73E61" w:rsidRPr="00B73E61" w:rsidRDefault="00B73E61" w:rsidP="003D70B5">
      <w:pPr>
        <w:pStyle w:val="ListParagraph"/>
        <w:numPr>
          <w:ilvl w:val="0"/>
          <w:numId w:val="45"/>
        </w:numPr>
      </w:pPr>
      <w:r w:rsidRPr="00B73E61">
        <w:t xml:space="preserve">Khâu Tích phân (Integral): Tín hiệu điều khiển phụ thuộc vào tích phân của sai số theo thời gian. Khâu I cộng dồn các sai số trong quá khứ, do đó nó có khả năng loại bỏ sai số xác lập mà khâu P để lại. Hệ số thời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 xml:space="preserve">i </m:t>
            </m:r>
          </m:sub>
        </m:sSub>
      </m:oMath>
      <w:r w:rsidRPr="00B73E61">
        <w:t xml:space="preserve"> càng nhỏ thì tác động của khâu tích phân càng mạnh, giúp hệ thống đạt tốc độ đáp ứng nhanh </w:t>
      </w:r>
      <w:r w:rsidR="007D53DF">
        <w:t>hơn.</w:t>
      </w:r>
    </w:p>
    <w:p w14:paraId="658FC056" w14:textId="2A92A5E1" w:rsidR="00B768BB" w:rsidRDefault="00B768BB" w:rsidP="003D70B5">
      <w:pPr>
        <w:pStyle w:val="Heading3"/>
      </w:pPr>
      <w:bookmarkStart w:id="17" w:name="_Toc230250309"/>
      <w:r>
        <w:t>Bộ điều khiển PI trong miền thời gian rời rạc</w:t>
      </w:r>
      <w:bookmarkEnd w:id="17"/>
    </w:p>
    <w:p w14:paraId="2529FEF1" w14:textId="10604C54" w:rsidR="0031744C" w:rsidRPr="0031744C" w:rsidRDefault="00EF58CF" w:rsidP="00BC7877">
      <w:pPr>
        <w:rPr>
          <w:rFonts w:eastAsiaTheme="minorEastAsia"/>
        </w:rPr>
      </w:pPr>
      <w:r>
        <w:t>Trong thực tiễn để các thuật toán đ</w:t>
      </w:r>
      <w:r w:rsidR="00867614" w:rsidRPr="00867614">
        <w:t xml:space="preserve">ể có thể nhúng thuật toán điều khiển vào các vi điều khiển kỹ thuật số, mô hình liên tục bắt buộc phải được rời rạc hóa. </w:t>
      </w:r>
      <w:r w:rsidR="00702A32">
        <w:t xml:space="preserve">Các vi điều khiển </w:t>
      </w:r>
      <w:r w:rsidR="00702A32" w:rsidRPr="00702A32">
        <w:rPr>
          <w:lang w:val="en-US"/>
        </w:rPr>
        <w:t xml:space="preserve">chúng hoạt động dựa trên các nhịp xung đồng hồ (clock cycles), trích xuất tín hiệu tại các chu kỳ lấy mẫu (sample time) cố định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s</m:t>
            </m:r>
          </m:sub>
        </m:sSub>
      </m:oMath>
      <w:r w:rsidR="00702A32" w:rsidRPr="00702A32">
        <w:rPr>
          <w:lang w:val="en-US"/>
        </w:rPr>
        <w:t xml:space="preserve">, tạo ra một chuỗi các giá trị thời gian rời </w:t>
      </w:r>
      <w:r w:rsidR="0031744C">
        <w:rPr>
          <w:lang w:val="en-US"/>
        </w:rPr>
        <w:t>rạc</w:t>
      </w:r>
      <w:r w:rsidR="0031744C">
        <w:t>.</w:t>
      </w:r>
    </w:p>
    <w:p w14:paraId="70E898AE" w14:textId="086E7BEC" w:rsidR="0031744C" w:rsidRPr="0031744C" w:rsidRDefault="00702A32" w:rsidP="00BC7877">
      <m:oMathPara>
        <m:oMath>
          <m:r>
            <w:rPr>
              <w:rFonts w:ascii="Cambria Math" w:hAnsi="Cambria Math"/>
              <w:lang w:val="en-US"/>
            </w:rPr>
            <m:t>t=k</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s</m:t>
              </m:r>
            </m:sub>
          </m:sSub>
        </m:oMath>
      </m:oMathPara>
    </w:p>
    <w:p w14:paraId="7835E1CF" w14:textId="57263C6A" w:rsidR="00ED2C58" w:rsidRDefault="00702A32" w:rsidP="00BC7877">
      <w:r w:rsidRPr="00702A32">
        <w:rPr>
          <w:lang w:val="en-US"/>
        </w:rPr>
        <w:t xml:space="preserve">với </w:t>
      </w:r>
      <m:oMath>
        <m:r>
          <w:rPr>
            <w:rFonts w:ascii="Cambria Math" w:hAnsi="Cambria Math"/>
            <w:lang w:val="en-US"/>
          </w:rPr>
          <m:t>k</m:t>
        </m:r>
      </m:oMath>
      <w:r w:rsidRPr="00702A32">
        <w:rPr>
          <w:lang w:val="en-US"/>
        </w:rPr>
        <w:t xml:space="preserve"> là biến chỉ số </w:t>
      </w:r>
      <w:r>
        <w:rPr>
          <w:lang w:val="en-US"/>
        </w:rPr>
        <w:t>nguyên</w:t>
      </w:r>
      <w: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6"/>
        <w:gridCol w:w="4700"/>
      </w:tblGrid>
      <w:tr w:rsidR="004F2F3B" w14:paraId="0E4FD033" w14:textId="77777777" w:rsidTr="0031744C">
        <w:trPr>
          <w:trHeight w:val="4365"/>
          <w:jc w:val="center"/>
        </w:trPr>
        <w:tc>
          <w:tcPr>
            <w:tcW w:w="4416" w:type="dxa"/>
          </w:tcPr>
          <w:p w14:paraId="77DD28BB" w14:textId="77777777" w:rsidR="00E21C53" w:rsidRDefault="004F2F3B" w:rsidP="00E21C53">
            <w:pPr>
              <w:keepNext/>
              <w:ind w:firstLine="0"/>
            </w:pPr>
            <w:r w:rsidRPr="004F2F3B">
              <w:lastRenderedPageBreak/>
              <w:drawing>
                <wp:inline distT="0" distB="0" distL="0" distR="0" wp14:anchorId="1F463665" wp14:editId="3CC284FC">
                  <wp:extent cx="2657846" cy="2419688"/>
                  <wp:effectExtent l="0" t="0" r="9525" b="0"/>
                  <wp:docPr id="1514114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14936" name=""/>
                          <pic:cNvPicPr/>
                        </pic:nvPicPr>
                        <pic:blipFill>
                          <a:blip r:embed="rId11"/>
                          <a:stretch>
                            <a:fillRect/>
                          </a:stretch>
                        </pic:blipFill>
                        <pic:spPr>
                          <a:xfrm>
                            <a:off x="0" y="0"/>
                            <a:ext cx="2657846" cy="2419688"/>
                          </a:xfrm>
                          <a:prstGeom prst="rect">
                            <a:avLst/>
                          </a:prstGeom>
                        </pic:spPr>
                      </pic:pic>
                    </a:graphicData>
                  </a:graphic>
                </wp:inline>
              </w:drawing>
            </w:r>
          </w:p>
          <w:p w14:paraId="162611E2" w14:textId="62BFFDE2" w:rsidR="004F2F3B" w:rsidRDefault="00E21C53" w:rsidP="00E21C53">
            <w:pPr>
              <w:pStyle w:val="Caption"/>
              <w:jc w:val="center"/>
            </w:pPr>
            <w:r>
              <w:t xml:space="preserve">Hình </w:t>
            </w:r>
            <w:r>
              <w:fldChar w:fldCharType="begin"/>
            </w:r>
            <w:r>
              <w:instrText xml:space="preserve"> SEQ Hình \* ARABIC </w:instrText>
            </w:r>
            <w:r>
              <w:fldChar w:fldCharType="separate"/>
            </w:r>
            <w:r w:rsidR="005E2FCA">
              <w:t>1</w:t>
            </w:r>
            <w:r>
              <w:fldChar w:fldCharType="end"/>
            </w:r>
            <w:r>
              <w:rPr>
                <w:lang w:val="en-US"/>
              </w:rPr>
              <w:t xml:space="preserve">. </w:t>
            </w:r>
            <w:r w:rsidR="00675407">
              <w:t>Tín hiệu liên tục</w:t>
            </w:r>
          </w:p>
        </w:tc>
        <w:tc>
          <w:tcPr>
            <w:tcW w:w="4700" w:type="dxa"/>
          </w:tcPr>
          <w:p w14:paraId="77B45156" w14:textId="77777777" w:rsidR="00E21C53" w:rsidRDefault="004F2F3B" w:rsidP="00E21C53">
            <w:pPr>
              <w:keepNext/>
              <w:ind w:firstLine="0"/>
            </w:pPr>
            <w:r w:rsidRPr="004F2F3B">
              <w:drawing>
                <wp:inline distT="0" distB="0" distL="0" distR="0" wp14:anchorId="7D8AFF7F" wp14:editId="4C3001D2">
                  <wp:extent cx="2790594" cy="2419350"/>
                  <wp:effectExtent l="0" t="0" r="0" b="0"/>
                  <wp:docPr id="355621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21937" name=""/>
                          <pic:cNvPicPr/>
                        </pic:nvPicPr>
                        <pic:blipFill rotWithShape="1">
                          <a:blip r:embed="rId12"/>
                          <a:srcRect t="6052"/>
                          <a:stretch>
                            <a:fillRect/>
                          </a:stretch>
                        </pic:blipFill>
                        <pic:spPr bwMode="auto">
                          <a:xfrm>
                            <a:off x="0" y="0"/>
                            <a:ext cx="2814958" cy="2440472"/>
                          </a:xfrm>
                          <a:prstGeom prst="rect">
                            <a:avLst/>
                          </a:prstGeom>
                          <a:ln>
                            <a:noFill/>
                          </a:ln>
                          <a:extLst>
                            <a:ext uri="{53640926-AAD7-44D8-BBD7-CCE9431645EC}">
                              <a14:shadowObscured xmlns:a14="http://schemas.microsoft.com/office/drawing/2010/main"/>
                            </a:ext>
                          </a:extLst>
                        </pic:spPr>
                      </pic:pic>
                    </a:graphicData>
                  </a:graphic>
                </wp:inline>
              </w:drawing>
            </w:r>
          </w:p>
          <w:p w14:paraId="4D88B596" w14:textId="503D625F" w:rsidR="004F2F3B" w:rsidRDefault="00E21C53" w:rsidP="00E21C53">
            <w:pPr>
              <w:pStyle w:val="Caption"/>
              <w:jc w:val="center"/>
            </w:pPr>
            <w:r>
              <w:t xml:space="preserve">Hình </w:t>
            </w:r>
            <w:r>
              <w:fldChar w:fldCharType="begin"/>
            </w:r>
            <w:r>
              <w:instrText xml:space="preserve"> SEQ Hình \* ARABIC </w:instrText>
            </w:r>
            <w:r>
              <w:fldChar w:fldCharType="separate"/>
            </w:r>
            <w:r w:rsidR="005E2FCA">
              <w:t>2</w:t>
            </w:r>
            <w:r>
              <w:fldChar w:fldCharType="end"/>
            </w:r>
            <w:r>
              <w:rPr>
                <w:lang w:val="en-US"/>
              </w:rPr>
              <w:t xml:space="preserve">. </w:t>
            </w:r>
            <w:r w:rsidR="00675407">
              <w:t>Tín hiệu rời rạc</w:t>
            </w:r>
          </w:p>
        </w:tc>
      </w:tr>
    </w:tbl>
    <w:p w14:paraId="5DFF913B" w14:textId="77777777" w:rsidR="0031744C" w:rsidRDefault="0031744C" w:rsidP="0031744C">
      <w:r>
        <w:rPr>
          <w:lang w:val="en-US"/>
        </w:rPr>
        <w:t>T</w:t>
      </w:r>
      <w:r w:rsidRPr="0031744C">
        <w:rPr>
          <w:lang w:val="en-US"/>
        </w:rPr>
        <w:t>rong miền thời gian liên tục và qua</w:t>
      </w:r>
      <w:r>
        <w:t xml:space="preserve"> </w:t>
      </w:r>
      <w:r w:rsidRPr="0031744C">
        <w:rPr>
          <w:lang w:val="en-US"/>
        </w:rPr>
        <w:t xml:space="preserve">phép biến đổi Laplace, khâu tích phân được định nghĩa bởi hàm truyền </w:t>
      </w:r>
    </w:p>
    <w:p w14:paraId="54B537F2" w14:textId="3D912B64" w:rsidR="0031744C" w:rsidRPr="0031744C" w:rsidRDefault="00386313" w:rsidP="0031744C">
      <w:pPr>
        <w:rPr>
          <w:vertAlign w:val="superscript"/>
        </w:rPr>
      </w:pPr>
      <m:oMathPara>
        <m:oMath>
          <m:r>
            <w:rPr>
              <w:rFonts w:ascii="Cambria Math" w:hAnsi="Cambria Math"/>
              <w:lang w:val="en-US"/>
            </w:rPr>
            <m:t>H</m:t>
          </m:r>
          <m:d>
            <m:dPr>
              <m:ctrlPr>
                <w:rPr>
                  <w:rFonts w:ascii="Cambria Math" w:hAnsi="Cambria Math"/>
                  <w:i/>
                  <w:lang w:val="en-US"/>
                </w:rPr>
              </m:ctrlPr>
            </m:dPr>
            <m:e>
              <m:r>
                <w:rPr>
                  <w:rFonts w:ascii="Cambria Math" w:hAnsi="Cambria Math"/>
                  <w:lang w:val="en-US"/>
                </w:rPr>
                <m:t>s</m:t>
              </m:r>
            </m:e>
          </m:d>
          <m:r>
            <w:rPr>
              <w:rFonts w:ascii="Cambria Math" w:hAnsi="Cambria Math"/>
              <w:lang w:val="en-US"/>
            </w:rPr>
            <m:t>=</m:t>
          </m:r>
          <m:f>
            <m:fPr>
              <m:ctrlPr>
                <w:rPr>
                  <w:rFonts w:ascii="Cambria Math" w:hAnsi="Cambria Math"/>
                  <w:lang w:val="en-US"/>
                </w:rPr>
              </m:ctrlPr>
            </m:fPr>
            <m:num>
              <m:r>
                <w:rPr>
                  <w:rFonts w:ascii="Cambria Math" w:hAnsi="Cambria Math"/>
                  <w:lang w:val="en-US"/>
                </w:rPr>
                <m:t>1</m:t>
              </m:r>
              <m:ctrlPr>
                <w:rPr>
                  <w:rFonts w:ascii="Cambria Math" w:hAnsi="Cambria Math"/>
                  <w:i/>
                  <w:lang w:val="en-US"/>
                </w:rPr>
              </m:ctrlPr>
            </m:num>
            <m:den>
              <m:r>
                <w:rPr>
                  <w:rFonts w:ascii="Cambria Math" w:hAnsi="Cambria Math"/>
                  <w:lang w:val="en-US"/>
                </w:rPr>
                <m:t>s</m:t>
              </m:r>
              <m:ctrlPr>
                <w:rPr>
                  <w:rFonts w:ascii="Cambria Math" w:hAnsi="Cambria Math"/>
                  <w:i/>
                  <w:lang w:val="en-US"/>
                </w:rPr>
              </m:ctrlPr>
            </m:den>
          </m:f>
        </m:oMath>
      </m:oMathPara>
    </w:p>
    <w:p w14:paraId="7AE4EBD8" w14:textId="727153F9" w:rsidR="00867614" w:rsidRDefault="0031744C" w:rsidP="00AC2379">
      <w:r w:rsidRPr="0031744C">
        <w:rPr>
          <w:lang w:val="en-US"/>
        </w:rPr>
        <w:t>Bản chất vật lý của khâu tích phân là sự cộng dồn hay tích lũy giá trị của một biến trạng thái theo thời gian</w:t>
      </w:r>
      <w:r w:rsidR="00386313">
        <w:t xml:space="preserve"> vì vậy k</w:t>
      </w:r>
      <w:r w:rsidR="00867614" w:rsidRPr="00867614">
        <w:t>hâu tích phân</w:t>
      </w:r>
      <w:r w:rsidR="00386313">
        <w:t xml:space="preserve"> có thể</w:t>
      </w:r>
      <w:r w:rsidR="00867614" w:rsidRPr="00867614">
        <w:t xml:space="preserve"> được xấp </w:t>
      </w:r>
      <w:r w:rsidR="00867614" w:rsidRPr="003D70B5">
        <w:t>xỉ bằng các phương pháp</w:t>
      </w:r>
      <w:r w:rsidR="009B264E">
        <w:t xml:space="preserve"> khác nhau, </w:t>
      </w:r>
      <w:r w:rsidR="009B264E">
        <w:rPr>
          <w:lang w:val="en-US"/>
        </w:rPr>
        <w:t>để</w:t>
      </w:r>
      <w:r w:rsidR="009B264E">
        <w:t xml:space="preserve"> </w:t>
      </w:r>
      <w:r w:rsidR="009B264E" w:rsidRPr="00AC2379">
        <w:rPr>
          <w:lang w:val="en-US"/>
        </w:rPr>
        <w:t xml:space="preserve">chuyển đổi ánh xạ trực tiếp biến </w:t>
      </w:r>
      <w:r w:rsidR="009B264E">
        <w:rPr>
          <w:lang w:val="en-US"/>
        </w:rPr>
        <w:t>s</w:t>
      </w:r>
      <w:r w:rsidR="009B264E">
        <w:t xml:space="preserve"> </w:t>
      </w:r>
      <w:r w:rsidR="009B264E" w:rsidRPr="00AC2379">
        <w:rPr>
          <w:lang w:val="en-US"/>
        </w:rPr>
        <w:t xml:space="preserve">thành một hàm của </w:t>
      </w:r>
      <w:r w:rsidR="009B264E">
        <w:rPr>
          <w:lang w:val="en-US"/>
        </w:rPr>
        <w:t>z</w:t>
      </w:r>
      <w:r w:rsidR="0018249A">
        <w:t xml:space="preserve"> </w:t>
      </w:r>
      <w:r w:rsidR="00DD36BA">
        <w:t xml:space="preserve">ta có thể sử dụng </w:t>
      </w:r>
      <w:r w:rsidR="0018249A">
        <w:t xml:space="preserve">hai phương pháp </w:t>
      </w:r>
      <w:r w:rsidR="004C4E84">
        <w:t xml:space="preserve">như phương pháp xấp xỉ </w:t>
      </w:r>
      <w:r w:rsidR="00ED2C58">
        <w:t xml:space="preserve">Foward </w:t>
      </w:r>
      <w:r w:rsidR="00867614" w:rsidRPr="00867614">
        <w:t xml:space="preserve">Euler </w:t>
      </w:r>
      <w:r w:rsidR="0018249A">
        <w:t>và</w:t>
      </w:r>
      <w:r w:rsidR="00867614" w:rsidRPr="00867614">
        <w:t xml:space="preserve"> </w:t>
      </w:r>
      <w:r w:rsidR="00DA3D96">
        <w:t>phương pháp biến đổi song tuyến</w:t>
      </w:r>
      <w:r w:rsidR="00386313">
        <w:t xml:space="preserve"> </w:t>
      </w:r>
      <w:r w:rsidR="00ED2C58">
        <w:t>(</w:t>
      </w:r>
      <w:r w:rsidR="00867614" w:rsidRPr="00867614">
        <w:t>Bilinear/Tustin).</w:t>
      </w:r>
      <w:r w:rsidR="00AC2379">
        <w:t xml:space="preserve"> </w:t>
      </w:r>
    </w:p>
    <w:p w14:paraId="2C06CF62" w14:textId="33355A13" w:rsidR="009E5FC9" w:rsidRPr="00D452A6" w:rsidRDefault="009E5FC9" w:rsidP="009E5FC9">
      <w:pPr>
        <w:pStyle w:val="Heading4"/>
      </w:pPr>
      <w:r>
        <w:t>Công thức phương pháp xấp xỉ Foward Euler:</w:t>
      </w:r>
    </w:p>
    <w:p w14:paraId="012712B1" w14:textId="768AFC3D" w:rsidR="000E6D8B" w:rsidRPr="009E5FC9" w:rsidRDefault="009E5FC9" w:rsidP="000E6D8B">
      <w:pPr>
        <w:ind w:firstLine="0"/>
      </w:pPr>
      <w:r>
        <w:t xml:space="preserve">Xấp </w:t>
      </w:r>
      <w:r w:rsidRPr="00D452A6">
        <w:t>xỉ khâu tích phân bằng Foward Euler</w:t>
      </w:r>
      <w:r>
        <w:t xml:space="preserve"> x</w:t>
      </w:r>
      <w:r w:rsidR="000E6D8B" w:rsidRPr="000E6D8B">
        <w:t xml:space="preserve">ét một đạo hàm của tín hiệu </w:t>
      </w:r>
      <m:oMath>
        <m:r>
          <w:rPr>
            <w:rFonts w:ascii="Cambria Math" w:hAnsi="Cambria Math"/>
          </w:rPr>
          <m:t>x</m:t>
        </m:r>
        <m:d>
          <m:dPr>
            <m:ctrlPr>
              <w:rPr>
                <w:rFonts w:ascii="Cambria Math" w:hAnsi="Cambria Math"/>
                <w:i/>
              </w:rPr>
            </m:ctrlPr>
          </m:dPr>
          <m:e>
            <m:r>
              <w:rPr>
                <w:rFonts w:ascii="Cambria Math" w:hAnsi="Cambria Math"/>
              </w:rPr>
              <m:t>t</m:t>
            </m:r>
          </m:e>
        </m:d>
      </m:oMath>
      <w:r w:rsidR="000E6D8B" w:rsidRPr="000E6D8B">
        <w:t xml:space="preserve">, xấp xỉ sai phân thuận tại thời điểm lấy mẫu </w:t>
      </w:r>
      <m:oMath>
        <m:r>
          <w:rPr>
            <w:rFonts w:ascii="Cambria Math" w:hAnsi="Cambria Math"/>
          </w:rPr>
          <m:t>k</m:t>
        </m:r>
        <m:sSub>
          <m:sSubPr>
            <m:ctrlPr>
              <w:rPr>
                <w:rFonts w:ascii="Cambria Math" w:hAnsi="Cambria Math"/>
                <w:i/>
              </w:rPr>
            </m:ctrlPr>
          </m:sSubPr>
          <m:e>
            <m:r>
              <w:rPr>
                <w:rFonts w:ascii="Cambria Math" w:hAnsi="Cambria Math"/>
              </w:rPr>
              <m:t>T</m:t>
            </m:r>
          </m:e>
          <m:sub>
            <m:r>
              <w:rPr>
                <w:rFonts w:ascii="Cambria Math" w:hAnsi="Cambria Math"/>
              </w:rPr>
              <m:t>s</m:t>
            </m:r>
          </m:sub>
        </m:sSub>
      </m:oMath>
      <w:r w:rsidR="00094F1D">
        <w:rPr>
          <w:rFonts w:eastAsiaTheme="minorEastAsia"/>
        </w:rPr>
        <w:t>:</w:t>
      </w:r>
    </w:p>
    <w:p w14:paraId="7C4374BE" w14:textId="093735D4" w:rsidR="00094F1D" w:rsidRPr="00FC5864" w:rsidRDefault="00000000" w:rsidP="00835DDD">
      <w:pPr>
        <w:ind w:firstLine="0"/>
        <w:jc w:val="center"/>
        <w:rPr>
          <w:rFonts w:eastAsiaTheme="minorEastAsia"/>
          <w:i/>
        </w:rPr>
      </w:pPr>
      <m:oMathPara>
        <m:oMath>
          <m:f>
            <m:fPr>
              <m:ctrlPr>
                <w:rPr>
                  <w:rFonts w:ascii="Cambria Math" w:eastAsiaTheme="minorEastAsia" w:hAnsi="Cambria Math"/>
                  <w:lang w:val="en-US"/>
                </w:rPr>
              </m:ctrlPr>
            </m:fPr>
            <m:num>
              <m:r>
                <w:rPr>
                  <w:rFonts w:ascii="Cambria Math" w:eastAsiaTheme="minorEastAsia" w:hAnsi="Cambria Math"/>
                  <w:lang w:val="en-US"/>
                </w:rPr>
                <m:t>dx</m:t>
              </m:r>
              <m:d>
                <m:dPr>
                  <m:ctrlPr>
                    <w:rPr>
                      <w:rFonts w:ascii="Cambria Math" w:eastAsiaTheme="minorEastAsia" w:hAnsi="Cambria Math"/>
                      <w:i/>
                      <w:lang w:val="en-US"/>
                    </w:rPr>
                  </m:ctrlPr>
                </m:dPr>
                <m:e>
                  <m:r>
                    <w:rPr>
                      <w:rFonts w:ascii="Cambria Math" w:eastAsiaTheme="minorEastAsia" w:hAnsi="Cambria Math"/>
                      <w:lang w:val="en-US"/>
                    </w:rPr>
                    <m:t>t</m:t>
                  </m:r>
                </m:e>
              </m:d>
              <m:ctrlPr>
                <w:rPr>
                  <w:rFonts w:ascii="Cambria Math" w:eastAsiaTheme="minorEastAsia" w:hAnsi="Cambria Math"/>
                  <w:i/>
                  <w:lang w:val="en-US"/>
                </w:rPr>
              </m:ctrlPr>
            </m:num>
            <m:den>
              <m:r>
                <w:rPr>
                  <w:rFonts w:ascii="Cambria Math" w:eastAsiaTheme="minorEastAsia" w:hAnsi="Cambria Math"/>
                  <w:lang w:val="en-US"/>
                </w:rPr>
                <m:t>dt</m:t>
              </m:r>
              <m:ctrlPr>
                <w:rPr>
                  <w:rFonts w:ascii="Cambria Math" w:eastAsiaTheme="minorEastAsia" w:hAnsi="Cambria Math"/>
                  <w:i/>
                  <w:lang w:val="en-US"/>
                </w:rPr>
              </m:ctrlPr>
            </m:den>
          </m:f>
          <m:r>
            <m:rPr>
              <m:sty m:val="p"/>
            </m:rPr>
            <w:rPr>
              <w:rFonts w:ascii="Cambria Math" w:eastAsiaTheme="minorEastAsia" w:hAnsi="Cambria Math"/>
              <w:lang w:val="en-US"/>
            </w:rPr>
            <m:t>≈</m:t>
          </m:r>
          <m:f>
            <m:fPr>
              <m:ctrlPr>
                <w:rPr>
                  <w:rFonts w:ascii="Cambria Math" w:eastAsiaTheme="minorEastAsia" w:hAnsi="Cambria Math"/>
                  <w:lang w:val="en-US"/>
                </w:rPr>
              </m:ctrlPr>
            </m:fPr>
            <m:num>
              <m:r>
                <w:rPr>
                  <w:rFonts w:ascii="Cambria Math" w:eastAsiaTheme="minorEastAsia" w:hAnsi="Cambria Math"/>
                  <w:lang w:val="en-US"/>
                </w:rPr>
                <m:t>x</m:t>
              </m:r>
              <m:d>
                <m:dPr>
                  <m:ctrlPr>
                    <w:rPr>
                      <w:rFonts w:ascii="Cambria Math" w:eastAsiaTheme="minorEastAsia" w:hAnsi="Cambria Math"/>
                      <w:i/>
                      <w:lang w:val="en-US"/>
                    </w:rPr>
                  </m:ctrlPr>
                </m:dPr>
                <m:e>
                  <m:d>
                    <m:dPr>
                      <m:ctrlPr>
                        <w:rPr>
                          <w:rFonts w:ascii="Cambria Math" w:eastAsiaTheme="minorEastAsia" w:hAnsi="Cambria Math"/>
                          <w:i/>
                          <w:lang w:val="en-US"/>
                        </w:rPr>
                      </m:ctrlPr>
                    </m:dPr>
                    <m:e>
                      <m:r>
                        <w:rPr>
                          <w:rFonts w:ascii="Cambria Math" w:eastAsiaTheme="minorEastAsia" w:hAnsi="Cambria Math"/>
                          <w:lang w:val="en-US"/>
                        </w:rPr>
                        <m:t>k+1</m:t>
                      </m:r>
                    </m:e>
                  </m:d>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s</m:t>
                      </m:r>
                    </m:sub>
                  </m:sSub>
                </m:e>
              </m:d>
              <m:r>
                <w:rPr>
                  <w:rFonts w:ascii="Cambria Math" w:eastAsiaTheme="minorEastAsia" w:hAnsi="Cambria Math"/>
                  <w:lang w:val="en-US"/>
                </w:rPr>
                <m:t>-x</m:t>
              </m:r>
              <m:d>
                <m:dPr>
                  <m:ctrlPr>
                    <w:rPr>
                      <w:rFonts w:ascii="Cambria Math" w:eastAsiaTheme="minorEastAsia" w:hAnsi="Cambria Math"/>
                      <w:i/>
                      <w:lang w:val="en-US"/>
                    </w:rPr>
                  </m:ctrlPr>
                </m:dPr>
                <m:e>
                  <m:r>
                    <w:rPr>
                      <w:rFonts w:ascii="Cambria Math" w:eastAsiaTheme="minorEastAsia" w:hAnsi="Cambria Math"/>
                      <w:lang w:val="en-US"/>
                    </w:rPr>
                    <m:t>k</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s</m:t>
                      </m:r>
                    </m:sub>
                  </m:sSub>
                </m:e>
              </m:d>
              <m:ctrlPr>
                <w:rPr>
                  <w:rFonts w:ascii="Cambria Math" w:eastAsiaTheme="minorEastAsia" w:hAnsi="Cambria Math"/>
                  <w:i/>
                  <w:lang w:val="en-US"/>
                </w:rPr>
              </m:ctrlPr>
            </m:num>
            <m:den>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s</m:t>
                  </m:r>
                </m:sub>
              </m:sSub>
              <m:ctrlPr>
                <w:rPr>
                  <w:rFonts w:ascii="Cambria Math" w:eastAsiaTheme="minorEastAsia" w:hAnsi="Cambria Math"/>
                  <w:i/>
                  <w:lang w:val="en-US"/>
                </w:rPr>
              </m:ctrlPr>
            </m:den>
          </m:f>
        </m:oMath>
      </m:oMathPara>
    </w:p>
    <w:p w14:paraId="227B1C27" w14:textId="4D0B0446" w:rsidR="001D3107" w:rsidRDefault="00DC6921" w:rsidP="001D3107">
      <w:pPr>
        <w:ind w:firstLine="0"/>
        <w:rPr>
          <w:rFonts w:eastAsiaTheme="minorEastAsia"/>
        </w:rPr>
      </w:pPr>
      <w:r w:rsidRPr="00DC6921">
        <w:rPr>
          <w:rFonts w:eastAsiaTheme="minorEastAsia"/>
          <w:lang w:val="en-US"/>
        </w:rPr>
        <w:t xml:space="preserve">Khi chuyển đổi biểu thức này từ miền thời gian sang miền tần số thông qua phép biến đổi Laplace và Z-transform, </w:t>
      </w:r>
      <w:r w:rsidR="001D3107">
        <w:rPr>
          <w:rFonts w:eastAsiaTheme="minorEastAsia"/>
          <w:lang w:val="en-US"/>
        </w:rPr>
        <w:t>t</w:t>
      </w:r>
      <w:r w:rsidRPr="00DC6921">
        <w:rPr>
          <w:rFonts w:eastAsiaTheme="minorEastAsia"/>
          <w:lang w:val="en-US"/>
        </w:rPr>
        <w:t xml:space="preserve">a có </w:t>
      </w:r>
      <w:r w:rsidR="001D3107" w:rsidRPr="001D3107">
        <w:rPr>
          <w:rFonts w:eastAsiaTheme="minorEastAsia"/>
          <w:lang w:val="en-US"/>
        </w:rPr>
        <w:t xml:space="preserve">công thức ánh xạ của phương pháp Forward Euler để biến đổi từ miền </w:t>
      </w:r>
      <w:r w:rsidR="001D3107">
        <w:rPr>
          <w:rFonts w:eastAsiaTheme="minorEastAsia"/>
          <w:lang w:val="en-US"/>
        </w:rPr>
        <w:t>s</w:t>
      </w:r>
      <w:r w:rsidR="001D3107" w:rsidRPr="001D3107">
        <w:rPr>
          <w:rFonts w:eastAsiaTheme="minorEastAsia"/>
          <w:lang w:val="en-US"/>
        </w:rPr>
        <w:t xml:space="preserve"> sang miền </w:t>
      </w:r>
      <w:r w:rsidR="001D3107">
        <w:rPr>
          <w:rFonts w:eastAsiaTheme="minorEastAsia"/>
          <w:lang w:val="en-US"/>
        </w:rPr>
        <w:t>z</w:t>
      </w:r>
      <w:r w:rsidR="001D3107" w:rsidRPr="001D3107">
        <w:rPr>
          <w:rFonts w:eastAsiaTheme="minorEastAsia"/>
          <w:lang w:val="en-US"/>
        </w:rPr>
        <w:t xml:space="preserve"> </w:t>
      </w:r>
      <w:r w:rsidR="001D3107">
        <w:rPr>
          <w:rFonts w:eastAsiaTheme="minorEastAsia"/>
          <w:lang w:val="en-US"/>
        </w:rPr>
        <w:t>là</w:t>
      </w:r>
      <w:r w:rsidR="001D3107">
        <w:rPr>
          <w:rFonts w:eastAsiaTheme="minorEastAsia"/>
        </w:rPr>
        <w:t>:</w:t>
      </w:r>
    </w:p>
    <w:p w14:paraId="7F101FFC" w14:textId="66DA7844" w:rsidR="001D3107" w:rsidRPr="003C6B92" w:rsidRDefault="001D3107" w:rsidP="001D3107">
      <w:pPr>
        <w:ind w:firstLine="0"/>
        <w:rPr>
          <w:rFonts w:eastAsiaTheme="minorEastAsia"/>
        </w:rPr>
      </w:pPr>
      <m:oMathPara>
        <m:oMath>
          <m:r>
            <w:rPr>
              <w:rFonts w:ascii="Cambria Math" w:eastAsiaTheme="minorEastAsia" w:hAnsi="Cambria Math"/>
              <w:lang w:val="en-US"/>
            </w:rPr>
            <m:t>s≈</m:t>
          </m:r>
          <m:f>
            <m:fPr>
              <m:ctrlPr>
                <w:rPr>
                  <w:rFonts w:ascii="Cambria Math" w:eastAsiaTheme="minorEastAsia" w:hAnsi="Cambria Math"/>
                  <w:lang w:val="en-US"/>
                </w:rPr>
              </m:ctrlPr>
            </m:fPr>
            <m:num>
              <m:r>
                <w:rPr>
                  <w:rFonts w:ascii="Cambria Math" w:eastAsiaTheme="minorEastAsia" w:hAnsi="Cambria Math"/>
                  <w:lang w:val="en-US"/>
                </w:rPr>
                <m:t>z-1</m:t>
              </m:r>
              <m:ctrlPr>
                <w:rPr>
                  <w:rFonts w:ascii="Cambria Math" w:eastAsiaTheme="minorEastAsia" w:hAnsi="Cambria Math"/>
                  <w:i/>
                  <w:lang w:val="en-US"/>
                </w:rPr>
              </m:ctrlPr>
            </m:num>
            <m:den>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s</m:t>
                  </m:r>
                </m:sub>
              </m:sSub>
              <m:ctrlPr>
                <w:rPr>
                  <w:rFonts w:ascii="Cambria Math" w:eastAsiaTheme="minorEastAsia" w:hAnsi="Cambria Math"/>
                  <w:i/>
                  <w:lang w:val="en-US"/>
                </w:rPr>
              </m:ctrlPr>
            </m:den>
          </m:f>
        </m:oMath>
      </m:oMathPara>
    </w:p>
    <w:p w14:paraId="57CC1792" w14:textId="77777777" w:rsidR="00FF374A" w:rsidRDefault="00FF374A" w:rsidP="00FF374A">
      <w:pPr>
        <w:ind w:firstLine="0"/>
        <w:rPr>
          <w:rFonts w:eastAsiaTheme="minorEastAsia"/>
        </w:rPr>
      </w:pPr>
      <w:r w:rsidRPr="00FF374A">
        <w:rPr>
          <w:rFonts w:eastAsiaTheme="minorEastAsia"/>
          <w:lang w:val="en-US"/>
        </w:rPr>
        <w:t xml:space="preserve">Khâu tích phân tuyến tính có hàm truyền đạt ở miền liên tục </w:t>
      </w:r>
      <w:r>
        <w:rPr>
          <w:rFonts w:eastAsiaTheme="minorEastAsia"/>
          <w:lang w:val="en-US"/>
        </w:rPr>
        <w:t>là</w:t>
      </w:r>
      <w:r>
        <w:rPr>
          <w:rFonts w:eastAsiaTheme="minorEastAsia"/>
        </w:rPr>
        <w:t>:</w:t>
      </w:r>
    </w:p>
    <w:p w14:paraId="745E1CB7" w14:textId="2B658278" w:rsidR="00FF374A" w:rsidRDefault="00FF374A" w:rsidP="00FF374A">
      <w:pPr>
        <w:ind w:firstLine="0"/>
        <w:rPr>
          <w:rFonts w:eastAsiaTheme="minorEastAsia"/>
        </w:rPr>
      </w:pPr>
      <m:oMathPara>
        <m:oMath>
          <m:r>
            <w:rPr>
              <w:rFonts w:ascii="Cambria Math" w:eastAsiaTheme="minorEastAsia" w:hAnsi="Cambria Math"/>
              <w:lang w:val="en-US"/>
            </w:rPr>
            <w:lastRenderedPageBreak/>
            <m:t>H</m:t>
          </m:r>
          <m:d>
            <m:dPr>
              <m:ctrlPr>
                <w:rPr>
                  <w:rFonts w:ascii="Cambria Math" w:eastAsiaTheme="minorEastAsia" w:hAnsi="Cambria Math"/>
                  <w:i/>
                  <w:lang w:val="en-US"/>
                </w:rPr>
              </m:ctrlPr>
            </m:dPr>
            <m:e>
              <m:r>
                <w:rPr>
                  <w:rFonts w:ascii="Cambria Math" w:eastAsiaTheme="minorEastAsia" w:hAnsi="Cambria Math"/>
                  <w:lang w:val="en-US"/>
                </w:rPr>
                <m:t>s</m:t>
              </m:r>
            </m:e>
          </m:d>
          <m:r>
            <w:rPr>
              <w:rFonts w:ascii="Cambria Math" w:eastAsiaTheme="minorEastAsia" w:hAnsi="Cambria Math"/>
              <w:lang w:val="en-US"/>
            </w:rPr>
            <m:t>=</m:t>
          </m:r>
          <m:f>
            <m:fPr>
              <m:ctrlPr>
                <w:rPr>
                  <w:rFonts w:ascii="Cambria Math" w:eastAsiaTheme="minorEastAsia" w:hAnsi="Cambria Math"/>
                  <w:lang w:val="en-US"/>
                </w:rPr>
              </m:ctrlPr>
            </m:fPr>
            <m:num>
              <m:r>
                <w:rPr>
                  <w:rFonts w:ascii="Cambria Math" w:eastAsiaTheme="minorEastAsia" w:hAnsi="Cambria Math"/>
                  <w:lang w:val="en-US"/>
                </w:rPr>
                <m:t>Y</m:t>
              </m:r>
              <m:d>
                <m:dPr>
                  <m:ctrlPr>
                    <w:rPr>
                      <w:rFonts w:ascii="Cambria Math" w:eastAsiaTheme="minorEastAsia" w:hAnsi="Cambria Math"/>
                      <w:i/>
                      <w:lang w:val="en-US"/>
                    </w:rPr>
                  </m:ctrlPr>
                </m:dPr>
                <m:e>
                  <m:r>
                    <w:rPr>
                      <w:rFonts w:ascii="Cambria Math" w:eastAsiaTheme="minorEastAsia" w:hAnsi="Cambria Math"/>
                      <w:lang w:val="en-US"/>
                    </w:rPr>
                    <m:t>s</m:t>
                  </m:r>
                </m:e>
              </m:d>
              <m:ctrlPr>
                <w:rPr>
                  <w:rFonts w:ascii="Cambria Math" w:eastAsiaTheme="minorEastAsia" w:hAnsi="Cambria Math"/>
                  <w:i/>
                  <w:lang w:val="en-US"/>
                </w:rPr>
              </m:ctrlPr>
            </m:num>
            <m:den>
              <m:r>
                <w:rPr>
                  <w:rFonts w:ascii="Cambria Math" w:eastAsiaTheme="minorEastAsia" w:hAnsi="Cambria Math"/>
                  <w:lang w:val="en-US"/>
                </w:rPr>
                <m:t>U</m:t>
              </m:r>
              <m:d>
                <m:dPr>
                  <m:ctrlPr>
                    <w:rPr>
                      <w:rFonts w:ascii="Cambria Math" w:eastAsiaTheme="minorEastAsia" w:hAnsi="Cambria Math"/>
                      <w:i/>
                      <w:lang w:val="en-US"/>
                    </w:rPr>
                  </m:ctrlPr>
                </m:dPr>
                <m:e>
                  <m:r>
                    <w:rPr>
                      <w:rFonts w:ascii="Cambria Math" w:eastAsiaTheme="minorEastAsia" w:hAnsi="Cambria Math"/>
                      <w:lang w:val="en-US"/>
                    </w:rPr>
                    <m:t>s</m:t>
                  </m:r>
                </m:e>
              </m:d>
              <m:ctrlPr>
                <w:rPr>
                  <w:rFonts w:ascii="Cambria Math" w:eastAsiaTheme="minorEastAsia" w:hAnsi="Cambria Math"/>
                  <w:i/>
                  <w:lang w:val="en-US"/>
                </w:rPr>
              </m:ctrlPr>
            </m:den>
          </m:f>
          <m:r>
            <w:rPr>
              <w:rFonts w:ascii="Cambria Math" w:eastAsiaTheme="minorEastAsia" w:hAnsi="Cambria Math"/>
              <w:lang w:val="en-US"/>
            </w:rPr>
            <m:t>=</m:t>
          </m:r>
          <m:f>
            <m:fPr>
              <m:ctrlPr>
                <w:rPr>
                  <w:rFonts w:ascii="Cambria Math" w:eastAsiaTheme="minorEastAsia" w:hAnsi="Cambria Math"/>
                  <w:lang w:val="en-US"/>
                </w:rPr>
              </m:ctrlPr>
            </m:fPr>
            <m:num>
              <m:r>
                <w:rPr>
                  <w:rFonts w:ascii="Cambria Math" w:eastAsiaTheme="minorEastAsia" w:hAnsi="Cambria Math"/>
                  <w:lang w:val="en-US"/>
                </w:rPr>
                <m:t>1</m:t>
              </m:r>
              <m:ctrlPr>
                <w:rPr>
                  <w:rFonts w:ascii="Cambria Math" w:eastAsiaTheme="minorEastAsia" w:hAnsi="Cambria Math"/>
                  <w:i/>
                  <w:lang w:val="en-US"/>
                </w:rPr>
              </m:ctrlPr>
            </m:num>
            <m:den>
              <m:r>
                <w:rPr>
                  <w:rFonts w:ascii="Cambria Math" w:eastAsiaTheme="minorEastAsia" w:hAnsi="Cambria Math"/>
                  <w:lang w:val="en-US"/>
                </w:rPr>
                <m:t>s</m:t>
              </m:r>
              <m:ctrlPr>
                <w:rPr>
                  <w:rFonts w:ascii="Cambria Math" w:eastAsiaTheme="minorEastAsia" w:hAnsi="Cambria Math"/>
                  <w:i/>
                  <w:lang w:val="en-US"/>
                </w:rPr>
              </m:ctrlPr>
            </m:den>
          </m:f>
        </m:oMath>
      </m:oMathPara>
    </w:p>
    <w:p w14:paraId="037F3D02" w14:textId="60F96130" w:rsidR="00FF374A" w:rsidRDefault="00D836EB" w:rsidP="00FF374A">
      <w:pPr>
        <w:ind w:firstLine="0"/>
        <w:rPr>
          <w:rFonts w:eastAsiaTheme="minorEastAsia"/>
        </w:rPr>
      </w:pPr>
      <w:r>
        <w:rPr>
          <w:rFonts w:eastAsiaTheme="minorEastAsia"/>
          <w:lang w:val="en-US"/>
        </w:rPr>
        <w:t>T</w:t>
      </w:r>
      <w:r w:rsidR="00FF374A" w:rsidRPr="00FF374A">
        <w:rPr>
          <w:rFonts w:eastAsiaTheme="minorEastAsia"/>
          <w:lang w:val="en-US"/>
        </w:rPr>
        <w:t>rong đó</w:t>
      </w:r>
      <w:r w:rsidR="00FF374A">
        <w:rPr>
          <w:rFonts w:eastAsiaTheme="minorEastAsia"/>
        </w:rPr>
        <w:t xml:space="preserve"> </w:t>
      </w:r>
      <m:oMath>
        <m:r>
          <w:rPr>
            <w:rFonts w:ascii="Cambria Math" w:eastAsiaTheme="minorEastAsia" w:hAnsi="Cambria Math"/>
            <w:lang w:val="en-US"/>
          </w:rPr>
          <m:t>Y</m:t>
        </m:r>
        <m:d>
          <m:dPr>
            <m:ctrlPr>
              <w:rPr>
                <w:rFonts w:ascii="Cambria Math" w:eastAsiaTheme="minorEastAsia" w:hAnsi="Cambria Math"/>
                <w:i/>
                <w:lang w:val="en-US"/>
              </w:rPr>
            </m:ctrlPr>
          </m:dPr>
          <m:e>
            <m:r>
              <w:rPr>
                <w:rFonts w:ascii="Cambria Math" w:eastAsiaTheme="minorEastAsia" w:hAnsi="Cambria Math"/>
                <w:lang w:val="en-US"/>
              </w:rPr>
              <m:t>s</m:t>
            </m:r>
          </m:e>
        </m:d>
      </m:oMath>
      <w:r w:rsidR="00FF374A" w:rsidRPr="00FF374A">
        <w:rPr>
          <w:rFonts w:eastAsiaTheme="minorEastAsia"/>
          <w:lang w:val="en-US"/>
        </w:rPr>
        <w:t xml:space="preserve"> là tín hiệu đầu ra và </w:t>
      </w:r>
      <m:oMath>
        <m:r>
          <w:rPr>
            <w:rFonts w:ascii="Cambria Math" w:eastAsiaTheme="minorEastAsia" w:hAnsi="Cambria Math"/>
            <w:lang w:val="en-US"/>
          </w:rPr>
          <m:t>U</m:t>
        </m:r>
        <m:d>
          <m:dPr>
            <m:ctrlPr>
              <w:rPr>
                <w:rFonts w:ascii="Cambria Math" w:eastAsiaTheme="minorEastAsia" w:hAnsi="Cambria Math"/>
                <w:i/>
                <w:lang w:val="en-US"/>
              </w:rPr>
            </m:ctrlPr>
          </m:dPr>
          <m:e>
            <m:r>
              <w:rPr>
                <w:rFonts w:ascii="Cambria Math" w:eastAsiaTheme="minorEastAsia" w:hAnsi="Cambria Math"/>
                <w:lang w:val="en-US"/>
              </w:rPr>
              <m:t>s</m:t>
            </m:r>
          </m:e>
        </m:d>
      </m:oMath>
      <w:r w:rsidR="00FF374A" w:rsidRPr="00FF374A">
        <w:rPr>
          <w:rFonts w:eastAsiaTheme="minorEastAsia"/>
          <w:lang w:val="en-US"/>
        </w:rPr>
        <w:t xml:space="preserve"> là tín hiệu đầu vào.</w:t>
      </w:r>
      <w:r>
        <w:rPr>
          <w:rFonts w:eastAsiaTheme="minorEastAsia"/>
        </w:rPr>
        <w:t xml:space="preserve"> Áp dụng công thức ánh xạ từ miền s sang z ta có</w:t>
      </w:r>
      <w:r w:rsidR="00EB3127">
        <w:rPr>
          <w:rFonts w:eastAsiaTheme="minorEastAsia"/>
        </w:rPr>
        <w:t xml:space="preserve"> hàm truyền ở miền z </w:t>
      </w:r>
      <w:r w:rsidR="0052185E">
        <w:rPr>
          <w:rFonts w:eastAsiaTheme="minorEastAsia"/>
        </w:rPr>
        <w:t xml:space="preserve">của phương pháp xấp xỉ Foward Euler </w:t>
      </w:r>
      <w:r w:rsidR="00EB3127">
        <w:rPr>
          <w:rFonts w:eastAsiaTheme="minorEastAsia"/>
        </w:rPr>
        <w:t>như sau</w:t>
      </w:r>
      <w:r>
        <w:rPr>
          <w:rFonts w:eastAsiaTheme="minorEastAsia"/>
        </w:rPr>
        <w:t>:</w:t>
      </w:r>
    </w:p>
    <w:p w14:paraId="5CDEC371" w14:textId="5F272BD3" w:rsidR="00DC6921" w:rsidRPr="009E5FC9" w:rsidRDefault="000E32A5" w:rsidP="00EB3127">
      <w:pPr>
        <w:ind w:firstLine="0"/>
        <w:jc w:val="center"/>
        <w:rPr>
          <w:rFonts w:eastAsiaTheme="minorEastAsia"/>
        </w:rPr>
      </w:pPr>
      <m:oMathPara>
        <m:oMath>
          <m:r>
            <w:rPr>
              <w:rFonts w:ascii="Cambria Math" w:eastAsiaTheme="minorEastAsia" w:hAnsi="Cambria Math"/>
              <w:lang w:val="en-US"/>
            </w:rPr>
            <m:t>H</m:t>
          </m:r>
          <m:d>
            <m:dPr>
              <m:ctrlPr>
                <w:rPr>
                  <w:rFonts w:ascii="Cambria Math" w:eastAsiaTheme="minorEastAsia" w:hAnsi="Cambria Math"/>
                  <w:i/>
                  <w:lang w:val="en-US"/>
                </w:rPr>
              </m:ctrlPr>
            </m:dPr>
            <m:e>
              <m:r>
                <w:rPr>
                  <w:rFonts w:ascii="Cambria Math" w:eastAsiaTheme="minorEastAsia" w:hAnsi="Cambria Math"/>
                  <w:lang w:val="en-US"/>
                </w:rPr>
                <m:t>z</m:t>
              </m:r>
            </m:e>
          </m:d>
          <m:r>
            <w:rPr>
              <w:rFonts w:ascii="Cambria Math" w:eastAsiaTheme="minorEastAsia" w:hAnsi="Cambria Math"/>
              <w:lang w:val="en-US"/>
            </w:rPr>
            <m:t>≈</m:t>
          </m:r>
          <m:f>
            <m:fPr>
              <m:ctrlPr>
                <w:rPr>
                  <w:rFonts w:ascii="Cambria Math" w:eastAsiaTheme="minorEastAsia" w:hAnsi="Cambria Math"/>
                  <w:lang w:val="en-US"/>
                </w:rPr>
              </m:ctrlPr>
            </m:fPr>
            <m:num>
              <m:r>
                <w:rPr>
                  <w:rFonts w:ascii="Cambria Math" w:eastAsiaTheme="minorEastAsia" w:hAnsi="Cambria Math"/>
                  <w:lang w:val="en-US"/>
                </w:rPr>
                <m:t>1</m:t>
              </m:r>
              <m:ctrlPr>
                <w:rPr>
                  <w:rFonts w:ascii="Cambria Math" w:eastAsiaTheme="minorEastAsia" w:hAnsi="Cambria Math"/>
                  <w:i/>
                  <w:lang w:val="en-US"/>
                </w:rPr>
              </m:ctrlPr>
            </m:num>
            <m:den>
              <m:f>
                <m:fPr>
                  <m:ctrlPr>
                    <w:rPr>
                      <w:rFonts w:ascii="Cambria Math" w:eastAsiaTheme="minorEastAsia" w:hAnsi="Cambria Math"/>
                      <w:lang w:val="en-US"/>
                    </w:rPr>
                  </m:ctrlPr>
                </m:fPr>
                <m:num>
                  <m:r>
                    <w:rPr>
                      <w:rFonts w:ascii="Cambria Math" w:eastAsiaTheme="minorEastAsia" w:hAnsi="Cambria Math"/>
                      <w:lang w:val="en-US"/>
                    </w:rPr>
                    <m:t>z-1</m:t>
                  </m:r>
                  <m:ctrlPr>
                    <w:rPr>
                      <w:rFonts w:ascii="Cambria Math" w:eastAsiaTheme="minorEastAsia" w:hAnsi="Cambria Math"/>
                      <w:i/>
                      <w:lang w:val="en-US"/>
                    </w:rPr>
                  </m:ctrlPr>
                </m:num>
                <m:den>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s</m:t>
                      </m:r>
                    </m:sub>
                  </m:sSub>
                  <m:ctrlPr>
                    <w:rPr>
                      <w:rFonts w:ascii="Cambria Math" w:eastAsiaTheme="minorEastAsia" w:hAnsi="Cambria Math"/>
                      <w:i/>
                      <w:lang w:val="en-US"/>
                    </w:rPr>
                  </m:ctrlPr>
                </m:den>
              </m:f>
              <m:ctrlPr>
                <w:rPr>
                  <w:rFonts w:ascii="Cambria Math" w:eastAsiaTheme="minorEastAsia" w:hAnsi="Cambria Math"/>
                  <w:i/>
                  <w:lang w:val="en-US"/>
                </w:rPr>
              </m:ctrlPr>
            </m:den>
          </m:f>
          <m:r>
            <w:rPr>
              <w:rFonts w:ascii="Cambria Math" w:eastAsiaTheme="minorEastAsia" w:hAnsi="Cambria Math"/>
              <w:lang w:val="en-US"/>
            </w:rPr>
            <m:t>=</m:t>
          </m:r>
          <m:f>
            <m:fPr>
              <m:ctrlPr>
                <w:rPr>
                  <w:rFonts w:ascii="Cambria Math" w:eastAsiaTheme="minorEastAsia" w:hAnsi="Cambria Math"/>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s</m:t>
                  </m:r>
                </m:sub>
              </m:sSub>
              <m:ctrlPr>
                <w:rPr>
                  <w:rFonts w:ascii="Cambria Math" w:eastAsiaTheme="minorEastAsia" w:hAnsi="Cambria Math"/>
                  <w:i/>
                  <w:lang w:val="en-US"/>
                </w:rPr>
              </m:ctrlPr>
            </m:num>
            <m:den>
              <m:r>
                <w:rPr>
                  <w:rFonts w:ascii="Cambria Math" w:eastAsiaTheme="minorEastAsia" w:hAnsi="Cambria Math"/>
                  <w:lang w:val="en-US"/>
                </w:rPr>
                <m:t>z-1</m:t>
              </m:r>
              <m:ctrlPr>
                <w:rPr>
                  <w:rFonts w:ascii="Cambria Math" w:eastAsiaTheme="minorEastAsia" w:hAnsi="Cambria Math"/>
                  <w:i/>
                  <w:lang w:val="en-US"/>
                </w:rPr>
              </m:ctrlPr>
            </m:den>
          </m:f>
        </m:oMath>
      </m:oMathPara>
    </w:p>
    <w:p w14:paraId="6ABE7EBD" w14:textId="082B4F8D" w:rsidR="009E5FC9" w:rsidRDefault="009E5FC9" w:rsidP="009E5FC9">
      <w:pPr>
        <w:pStyle w:val="Heading4"/>
      </w:pPr>
      <w:r>
        <w:t>Công thức phương pháp xấp xỉ Backward Euler:</w:t>
      </w:r>
    </w:p>
    <w:p w14:paraId="641C252A" w14:textId="793145D3" w:rsidR="00EA19E1" w:rsidRDefault="00EA19E1" w:rsidP="00EA19E1">
      <w:pPr>
        <w:ind w:firstLine="0"/>
        <w:rPr>
          <w:rFonts w:eastAsiaTheme="minorEastAsia"/>
        </w:rPr>
      </w:pPr>
      <w:r>
        <w:rPr>
          <w:rFonts w:eastAsiaTheme="minorEastAsia"/>
        </w:rPr>
        <w:t>Cách tính xấp xỉ của công thức</w:t>
      </w:r>
      <w:r w:rsidR="00A24537" w:rsidRPr="00A24537">
        <w:rPr>
          <w:rFonts w:eastAsiaTheme="minorEastAsia"/>
        </w:rPr>
        <w:t xml:space="preserve"> </w:t>
      </w:r>
      <w:r w:rsidR="00A24537">
        <w:rPr>
          <w:rFonts w:eastAsiaTheme="minorEastAsia"/>
        </w:rPr>
        <w:t xml:space="preserve">với đầu vào </w:t>
      </w:r>
      <m:oMath>
        <m:r>
          <w:rPr>
            <w:rFonts w:ascii="Cambria Math" w:eastAsiaTheme="minorEastAsia" w:hAnsi="Cambria Math"/>
          </w:rPr>
          <m:t>y</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oMath>
      <w:r>
        <w:rPr>
          <w:rFonts w:eastAsiaTheme="minorEastAsia"/>
        </w:rPr>
        <w:t>:</w:t>
      </w:r>
    </w:p>
    <w:p w14:paraId="6DAFA5A5" w14:textId="2F32FE62" w:rsidR="00EA19E1" w:rsidRPr="00C70015" w:rsidRDefault="00000000" w:rsidP="00EA19E1">
      <w:pPr>
        <w:ind w:firstLine="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k+1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k</m:t>
              </m:r>
            </m:sub>
          </m:sSub>
          <m:r>
            <w:rPr>
              <w:rFonts w:ascii="Cambria Math" w:eastAsiaTheme="minorEastAsia" w:hAnsi="Cambria Math"/>
            </w:rPr>
            <m:t>+h∙f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k+1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k+1</m:t>
                  </m:r>
                </m:sub>
              </m:sSub>
            </m:e>
          </m:d>
        </m:oMath>
      </m:oMathPara>
    </w:p>
    <w:p w14:paraId="4E3CA5C9" w14:textId="35A2BDA3" w:rsidR="00A24537" w:rsidRDefault="00A24537" w:rsidP="00EA19E1">
      <w:pPr>
        <w:ind w:firstLine="0"/>
        <w:rPr>
          <w:rFonts w:eastAsiaTheme="minorEastAsia"/>
        </w:rPr>
      </w:pPr>
      <w:r>
        <w:rPr>
          <w:rFonts w:eastAsiaTheme="minorEastAsia"/>
        </w:rPr>
        <w:t>Với:</w:t>
      </w:r>
    </w:p>
    <w:p w14:paraId="43183859" w14:textId="3E3F265F" w:rsidR="00C70015" w:rsidRDefault="00000000" w:rsidP="00A24537">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k</m:t>
            </m:r>
          </m:sub>
        </m:sSub>
      </m:oMath>
      <w:r w:rsidR="00614D4F">
        <w:rPr>
          <w:rFonts w:eastAsiaTheme="minorEastAsia"/>
        </w:rPr>
        <w:t xml:space="preserve"> là dữ liệu đầu </w:t>
      </w:r>
      <w:r w:rsidR="00A24537">
        <w:rPr>
          <w:rFonts w:eastAsiaTheme="minorEastAsia"/>
        </w:rPr>
        <w:t>vào bước thứ k.</w:t>
      </w:r>
    </w:p>
    <w:p w14:paraId="71ABBA6F" w14:textId="6FDE44BD" w:rsidR="00EA19E1" w:rsidRPr="00A24537" w:rsidRDefault="001E1AD0" w:rsidP="00A24537">
      <w:pPr>
        <w:rPr>
          <w:rFonts w:eastAsiaTheme="minorEastAsia"/>
        </w:rPr>
      </w:pPr>
      <w:r>
        <w:rPr>
          <w:rFonts w:eastAsiaTheme="minorEastAsia"/>
        </w:rPr>
        <w:t xml:space="preserve"> </w:t>
      </w:r>
      <m:oMath>
        <m:r>
          <w:rPr>
            <w:rFonts w:ascii="Cambria Math" w:eastAsiaTheme="minorEastAsia" w:hAnsi="Cambria Math"/>
          </w:rPr>
          <m:t>h</m:t>
        </m:r>
      </m:oMath>
      <w:r>
        <w:rPr>
          <w:rFonts w:eastAsiaTheme="minorEastAsia"/>
        </w:rPr>
        <w:t xml:space="preserve"> là bước </w:t>
      </w:r>
      <w:r w:rsidR="00A24537">
        <w:rPr>
          <w:rFonts w:eastAsiaTheme="minorEastAsia"/>
        </w:rPr>
        <w:t>nhảy.</w:t>
      </w:r>
    </w:p>
    <w:p w14:paraId="60D27565" w14:textId="53E3A7F8" w:rsidR="00DE2716" w:rsidRPr="00EA19E1" w:rsidRDefault="0026290B" w:rsidP="0026290B">
      <w:pPr>
        <w:ind w:firstLine="0"/>
        <w:rPr>
          <w:rFonts w:eastAsiaTheme="minorEastAsia"/>
        </w:rPr>
      </w:pPr>
      <w:r>
        <w:t xml:space="preserve">Xấp </w:t>
      </w:r>
      <w:r w:rsidRPr="00D452A6">
        <w:t xml:space="preserve">xỉ khâu tích phân bằng </w:t>
      </w:r>
      <w:r>
        <w:t xml:space="preserve">Backward </w:t>
      </w:r>
      <w:r w:rsidRPr="00D452A6">
        <w:t>Euler</w:t>
      </w:r>
      <w:r>
        <w:t xml:space="preserve"> x</w:t>
      </w:r>
      <w:r w:rsidRPr="000E6D8B">
        <w:t xml:space="preserve">ét một đạo hàm của tín hiệu </w:t>
      </w:r>
      <m:oMath>
        <m:r>
          <w:rPr>
            <w:rFonts w:ascii="Cambria Math" w:hAnsi="Cambria Math"/>
          </w:rPr>
          <m:t>x</m:t>
        </m:r>
        <m:d>
          <m:dPr>
            <m:ctrlPr>
              <w:rPr>
                <w:rFonts w:ascii="Cambria Math" w:hAnsi="Cambria Math"/>
                <w:i/>
              </w:rPr>
            </m:ctrlPr>
          </m:dPr>
          <m:e>
            <m:r>
              <w:rPr>
                <w:rFonts w:ascii="Cambria Math" w:hAnsi="Cambria Math"/>
              </w:rPr>
              <m:t>t</m:t>
            </m:r>
          </m:e>
        </m:d>
      </m:oMath>
      <w:r w:rsidRPr="000E6D8B">
        <w:t xml:space="preserve">, xấp xỉ sai phân thuận tại thời điểm lấy mẫu </w:t>
      </w:r>
      <m:oMath>
        <m:r>
          <w:rPr>
            <w:rFonts w:ascii="Cambria Math" w:hAnsi="Cambria Math"/>
          </w:rPr>
          <m:t>k</m:t>
        </m:r>
        <m:sSub>
          <m:sSubPr>
            <m:ctrlPr>
              <w:rPr>
                <w:rFonts w:ascii="Cambria Math" w:hAnsi="Cambria Math"/>
                <w:i/>
              </w:rPr>
            </m:ctrlPr>
          </m:sSubPr>
          <m:e>
            <m:r>
              <w:rPr>
                <w:rFonts w:ascii="Cambria Math" w:hAnsi="Cambria Math"/>
              </w:rPr>
              <m:t>T</m:t>
            </m:r>
          </m:e>
          <m:sub>
            <m:r>
              <w:rPr>
                <w:rFonts w:ascii="Cambria Math" w:hAnsi="Cambria Math"/>
              </w:rPr>
              <m:t>s</m:t>
            </m:r>
          </m:sub>
        </m:sSub>
      </m:oMath>
      <w:r>
        <w:rPr>
          <w:rFonts w:eastAsiaTheme="minorEastAsia"/>
        </w:rPr>
        <w:t>:</w:t>
      </w:r>
      <w:r w:rsidR="00EA19E1">
        <w:rPr>
          <w:rFonts w:eastAsiaTheme="minorEastAsia"/>
        </w:rPr>
        <w:tab/>
      </w:r>
    </w:p>
    <w:p w14:paraId="60F9563C" w14:textId="6450BB28" w:rsidR="0026290B" w:rsidRPr="00FC5864" w:rsidRDefault="00000000" w:rsidP="0026290B">
      <w:pPr>
        <w:ind w:firstLine="0"/>
        <w:jc w:val="center"/>
        <w:rPr>
          <w:rFonts w:eastAsiaTheme="minorEastAsia"/>
          <w:i/>
        </w:rPr>
      </w:pPr>
      <m:oMathPara>
        <m:oMath>
          <m:f>
            <m:fPr>
              <m:ctrlPr>
                <w:rPr>
                  <w:rFonts w:ascii="Cambria Math" w:eastAsiaTheme="minorEastAsia" w:hAnsi="Cambria Math"/>
                  <w:lang w:val="en-US"/>
                </w:rPr>
              </m:ctrlPr>
            </m:fPr>
            <m:num>
              <m:r>
                <w:rPr>
                  <w:rFonts w:ascii="Cambria Math" w:eastAsiaTheme="minorEastAsia" w:hAnsi="Cambria Math"/>
                  <w:lang w:val="en-US"/>
                </w:rPr>
                <m:t>dx</m:t>
              </m:r>
              <m:d>
                <m:dPr>
                  <m:ctrlPr>
                    <w:rPr>
                      <w:rFonts w:ascii="Cambria Math" w:eastAsiaTheme="minorEastAsia" w:hAnsi="Cambria Math"/>
                      <w:i/>
                      <w:lang w:val="en-US"/>
                    </w:rPr>
                  </m:ctrlPr>
                </m:dPr>
                <m:e>
                  <m:r>
                    <w:rPr>
                      <w:rFonts w:ascii="Cambria Math" w:eastAsiaTheme="minorEastAsia" w:hAnsi="Cambria Math"/>
                      <w:lang w:val="en-US"/>
                    </w:rPr>
                    <m:t>t</m:t>
                  </m:r>
                </m:e>
              </m:d>
              <m:ctrlPr>
                <w:rPr>
                  <w:rFonts w:ascii="Cambria Math" w:eastAsiaTheme="minorEastAsia" w:hAnsi="Cambria Math"/>
                  <w:i/>
                  <w:lang w:val="en-US"/>
                </w:rPr>
              </m:ctrlPr>
            </m:num>
            <m:den>
              <m:r>
                <w:rPr>
                  <w:rFonts w:ascii="Cambria Math" w:eastAsiaTheme="minorEastAsia" w:hAnsi="Cambria Math"/>
                  <w:lang w:val="en-US"/>
                </w:rPr>
                <m:t>dt</m:t>
              </m:r>
              <m:ctrlPr>
                <w:rPr>
                  <w:rFonts w:ascii="Cambria Math" w:eastAsiaTheme="minorEastAsia" w:hAnsi="Cambria Math"/>
                  <w:i/>
                  <w:lang w:val="en-US"/>
                </w:rPr>
              </m:ctrlPr>
            </m:den>
          </m:f>
          <m:r>
            <m:rPr>
              <m:sty m:val="p"/>
            </m:rPr>
            <w:rPr>
              <w:rFonts w:ascii="Cambria Math" w:eastAsiaTheme="minorEastAsia" w:hAnsi="Cambria Math"/>
              <w:lang w:val="en-US"/>
            </w:rPr>
            <m:t>≈</m:t>
          </m:r>
          <m:f>
            <m:fPr>
              <m:ctrlPr>
                <w:rPr>
                  <w:rFonts w:ascii="Cambria Math" w:eastAsiaTheme="minorEastAsia" w:hAnsi="Cambria Math"/>
                  <w:lang w:val="en-US"/>
                </w:rPr>
              </m:ctrlPr>
            </m:fPr>
            <m:num>
              <m:r>
                <w:rPr>
                  <w:rFonts w:ascii="Cambria Math" w:eastAsiaTheme="minorEastAsia" w:hAnsi="Cambria Math"/>
                  <w:lang w:val="en-US"/>
                </w:rPr>
                <m:t>x</m:t>
              </m:r>
              <m:d>
                <m:dPr>
                  <m:ctrlPr>
                    <w:rPr>
                      <w:rFonts w:ascii="Cambria Math" w:eastAsiaTheme="minorEastAsia" w:hAnsi="Cambria Math"/>
                      <w:i/>
                      <w:lang w:val="en-US"/>
                    </w:rPr>
                  </m:ctrlPr>
                </m:dPr>
                <m:e>
                  <m:r>
                    <w:rPr>
                      <w:rFonts w:ascii="Cambria Math" w:eastAsiaTheme="minorEastAsia" w:hAnsi="Cambria Math"/>
                      <w:lang w:val="en-US"/>
                    </w:rPr>
                    <m:t>k</m:t>
                  </m:r>
                </m:e>
              </m:d>
              <m:r>
                <w:rPr>
                  <w:rFonts w:ascii="Cambria Math" w:eastAsiaTheme="minorEastAsia" w:hAnsi="Cambria Math"/>
                  <w:lang w:val="en-US"/>
                </w:rPr>
                <m:t>-x</m:t>
              </m:r>
              <m:d>
                <m:dPr>
                  <m:ctrlPr>
                    <w:rPr>
                      <w:rFonts w:ascii="Cambria Math" w:eastAsiaTheme="minorEastAsia" w:hAnsi="Cambria Math"/>
                      <w:i/>
                      <w:lang w:val="en-US"/>
                    </w:rPr>
                  </m:ctrlPr>
                </m:dPr>
                <m:e>
                  <m:r>
                    <w:rPr>
                      <w:rFonts w:ascii="Cambria Math" w:eastAsiaTheme="minorEastAsia" w:hAnsi="Cambria Math"/>
                      <w:lang w:val="en-US"/>
                    </w:rPr>
                    <m:t>k-</m:t>
                  </m:r>
                  <m:r>
                    <w:rPr>
                      <w:rFonts w:ascii="Cambria Math" w:eastAsiaTheme="minorEastAsia" w:hAnsi="Cambria Math"/>
                    </w:rPr>
                    <m:t>1</m:t>
                  </m:r>
                </m:e>
              </m:d>
              <m:ctrlPr>
                <w:rPr>
                  <w:rFonts w:ascii="Cambria Math" w:eastAsiaTheme="minorEastAsia" w:hAnsi="Cambria Math"/>
                  <w:i/>
                  <w:lang w:val="en-US"/>
                </w:rPr>
              </m:ctrlPr>
            </m:num>
            <m:den>
              <m:r>
                <w:rPr>
                  <w:rFonts w:ascii="Cambria Math" w:eastAsiaTheme="minorEastAsia" w:hAnsi="Cambria Math"/>
                </w:rPr>
                <m:t xml:space="preserve"> </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s</m:t>
                  </m:r>
                </m:sub>
              </m:sSub>
              <m:ctrlPr>
                <w:rPr>
                  <w:rFonts w:ascii="Cambria Math" w:eastAsiaTheme="minorEastAsia" w:hAnsi="Cambria Math"/>
                  <w:i/>
                  <w:lang w:val="en-US"/>
                </w:rPr>
              </m:ctrlPr>
            </m:den>
          </m:f>
        </m:oMath>
      </m:oMathPara>
    </w:p>
    <w:p w14:paraId="586E1D81" w14:textId="0E49BC96" w:rsidR="0026290B" w:rsidRDefault="0026290B" w:rsidP="0026290B">
      <w:pPr>
        <w:ind w:firstLine="0"/>
        <w:rPr>
          <w:rFonts w:eastAsiaTheme="minorEastAsia"/>
        </w:rPr>
      </w:pPr>
      <w:r w:rsidRPr="00DC6921">
        <w:rPr>
          <w:rFonts w:eastAsiaTheme="minorEastAsia"/>
          <w:lang w:val="en-US"/>
        </w:rPr>
        <w:t xml:space="preserve">Khi chuyển đổi biểu thức này từ miền thời gian sang miền tần số thông qua phép biến đổi Laplace và Z-transform, </w:t>
      </w:r>
      <w:r>
        <w:rPr>
          <w:rFonts w:eastAsiaTheme="minorEastAsia"/>
          <w:lang w:val="en-US"/>
        </w:rPr>
        <w:t>t</w:t>
      </w:r>
      <w:r w:rsidRPr="00DC6921">
        <w:rPr>
          <w:rFonts w:eastAsiaTheme="minorEastAsia"/>
          <w:lang w:val="en-US"/>
        </w:rPr>
        <w:t xml:space="preserve">a có </w:t>
      </w:r>
      <w:r w:rsidRPr="001D3107">
        <w:rPr>
          <w:rFonts w:eastAsiaTheme="minorEastAsia"/>
          <w:lang w:val="en-US"/>
        </w:rPr>
        <w:t xml:space="preserve">công thức ánh xạ của phương pháp </w:t>
      </w:r>
      <w:r>
        <w:t xml:space="preserve">Backward </w:t>
      </w:r>
      <w:r w:rsidRPr="001D3107">
        <w:rPr>
          <w:rFonts w:eastAsiaTheme="minorEastAsia"/>
          <w:lang w:val="en-US"/>
        </w:rPr>
        <w:t xml:space="preserve">Euler để biến đổi từ miền </w:t>
      </w:r>
      <w:r>
        <w:rPr>
          <w:rFonts w:eastAsiaTheme="minorEastAsia"/>
          <w:lang w:val="en-US"/>
        </w:rPr>
        <w:t>s</w:t>
      </w:r>
      <w:r w:rsidRPr="001D3107">
        <w:rPr>
          <w:rFonts w:eastAsiaTheme="minorEastAsia"/>
          <w:lang w:val="en-US"/>
        </w:rPr>
        <w:t xml:space="preserve"> sang miền </w:t>
      </w:r>
      <w:r>
        <w:rPr>
          <w:rFonts w:eastAsiaTheme="minorEastAsia"/>
          <w:lang w:val="en-US"/>
        </w:rPr>
        <w:t>z</w:t>
      </w:r>
      <w:r w:rsidRPr="001D3107">
        <w:rPr>
          <w:rFonts w:eastAsiaTheme="minorEastAsia"/>
          <w:lang w:val="en-US"/>
        </w:rPr>
        <w:t xml:space="preserve"> </w:t>
      </w:r>
      <w:r>
        <w:rPr>
          <w:rFonts w:eastAsiaTheme="minorEastAsia"/>
          <w:lang w:val="en-US"/>
        </w:rPr>
        <w:t>là</w:t>
      </w:r>
      <w:r>
        <w:rPr>
          <w:rFonts w:eastAsiaTheme="minorEastAsia"/>
        </w:rPr>
        <w:t>:</w:t>
      </w:r>
    </w:p>
    <w:p w14:paraId="136EB24F" w14:textId="4C7FD3FD" w:rsidR="0026290B" w:rsidRPr="003C6B92" w:rsidRDefault="0026290B" w:rsidP="0026290B">
      <w:pPr>
        <w:ind w:firstLine="0"/>
        <w:rPr>
          <w:rFonts w:eastAsiaTheme="minorEastAsia"/>
        </w:rPr>
      </w:pPr>
      <m:oMathPara>
        <m:oMath>
          <m:r>
            <w:rPr>
              <w:rFonts w:ascii="Cambria Math" w:eastAsiaTheme="minorEastAsia" w:hAnsi="Cambria Math"/>
              <w:lang w:val="en-US"/>
            </w:rPr>
            <m:t>s≈</m:t>
          </m:r>
          <m:f>
            <m:fPr>
              <m:ctrlPr>
                <w:rPr>
                  <w:rFonts w:ascii="Cambria Math" w:eastAsiaTheme="minorEastAsia" w:hAnsi="Cambria Math"/>
                  <w:i/>
                  <w:lang w:val="en-US"/>
                </w:rPr>
              </m:ctrlPr>
            </m:fPr>
            <m:num>
              <m:r>
                <w:rPr>
                  <w:rFonts w:ascii="Cambria Math" w:eastAsiaTheme="minorEastAsia" w:hAnsi="Cambria Math"/>
                  <w:lang w:val="en-US"/>
                </w:rPr>
                <m:t>1 -</m:t>
              </m:r>
              <m:sSup>
                <m:sSupPr>
                  <m:ctrlPr>
                    <w:rPr>
                      <w:rFonts w:ascii="Cambria Math" w:eastAsiaTheme="minorEastAsia" w:hAnsi="Cambria Math"/>
                      <w:i/>
                    </w:rPr>
                  </m:ctrlPr>
                </m:sSupPr>
                <m:e>
                  <m:r>
                    <w:rPr>
                      <w:rFonts w:ascii="Cambria Math" w:eastAsiaTheme="minorEastAsia" w:hAnsi="Cambria Math"/>
                    </w:rPr>
                    <m:t xml:space="preserve"> z</m:t>
                  </m:r>
                </m:e>
                <m:sup>
                  <m:r>
                    <w:rPr>
                      <w:rFonts w:ascii="Cambria Math" w:eastAsiaTheme="minorEastAsia" w:hAnsi="Cambria Math"/>
                    </w:rPr>
                    <m:t>-1</m:t>
                  </m:r>
                </m:sup>
              </m:sSup>
            </m:num>
            <m:den>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s</m:t>
                  </m:r>
                </m:sub>
              </m:sSub>
            </m:den>
          </m:f>
          <m:r>
            <w:rPr>
              <w:rFonts w:ascii="Cambria Math" w:eastAsiaTheme="minorEastAsia" w:hAnsi="Cambria Math"/>
              <w:lang w:val="en-US"/>
            </w:rPr>
            <m:t>≈</m:t>
          </m:r>
          <m:f>
            <m:fPr>
              <m:ctrlPr>
                <w:rPr>
                  <w:rFonts w:ascii="Cambria Math" w:eastAsiaTheme="minorEastAsia" w:hAnsi="Cambria Math"/>
                  <w:lang w:val="en-US"/>
                </w:rPr>
              </m:ctrlPr>
            </m:fPr>
            <m:num>
              <m:r>
                <w:rPr>
                  <w:rFonts w:ascii="Cambria Math" w:eastAsiaTheme="minorEastAsia" w:hAnsi="Cambria Math"/>
                  <w:lang w:val="en-US"/>
                </w:rPr>
                <m:t>z-1</m:t>
              </m:r>
              <m:ctrlPr>
                <w:rPr>
                  <w:rFonts w:ascii="Cambria Math" w:eastAsiaTheme="minorEastAsia" w:hAnsi="Cambria Math"/>
                  <w:i/>
                  <w:lang w:val="en-US"/>
                </w:rPr>
              </m:ctrlPr>
            </m:num>
            <m:den>
              <m:r>
                <w:rPr>
                  <w:rFonts w:ascii="Cambria Math" w:eastAsiaTheme="minorEastAsia" w:hAnsi="Cambria Math"/>
                  <w:lang w:val="en-US"/>
                </w:rPr>
                <m:t>z∙</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s</m:t>
                  </m:r>
                </m:sub>
              </m:sSub>
              <m:ctrlPr>
                <w:rPr>
                  <w:rFonts w:ascii="Cambria Math" w:eastAsiaTheme="minorEastAsia" w:hAnsi="Cambria Math"/>
                  <w:i/>
                  <w:lang w:val="en-US"/>
                </w:rPr>
              </m:ctrlPr>
            </m:den>
          </m:f>
        </m:oMath>
      </m:oMathPara>
    </w:p>
    <w:p w14:paraId="18BB4F60" w14:textId="77777777" w:rsidR="0026290B" w:rsidRDefault="0026290B" w:rsidP="0026290B">
      <w:pPr>
        <w:ind w:firstLine="0"/>
        <w:rPr>
          <w:rFonts w:eastAsiaTheme="minorEastAsia"/>
        </w:rPr>
      </w:pPr>
      <w:r w:rsidRPr="00FF374A">
        <w:rPr>
          <w:rFonts w:eastAsiaTheme="minorEastAsia"/>
          <w:lang w:val="en-US"/>
        </w:rPr>
        <w:t xml:space="preserve">Khâu tích phân tuyến tính có hàm truyền đạt ở miền liên tục </w:t>
      </w:r>
      <w:r>
        <w:rPr>
          <w:rFonts w:eastAsiaTheme="minorEastAsia"/>
          <w:lang w:val="en-US"/>
        </w:rPr>
        <w:t>là</w:t>
      </w:r>
      <w:r>
        <w:rPr>
          <w:rFonts w:eastAsiaTheme="minorEastAsia"/>
        </w:rPr>
        <w:t>:</w:t>
      </w:r>
    </w:p>
    <w:p w14:paraId="64E0E513" w14:textId="77777777" w:rsidR="0026290B" w:rsidRDefault="0026290B" w:rsidP="0026290B">
      <w:pPr>
        <w:ind w:firstLine="0"/>
        <w:rPr>
          <w:rFonts w:eastAsiaTheme="minorEastAsia"/>
        </w:rPr>
      </w:pPr>
      <m:oMathPara>
        <m:oMath>
          <m:r>
            <w:rPr>
              <w:rFonts w:ascii="Cambria Math" w:eastAsiaTheme="minorEastAsia" w:hAnsi="Cambria Math"/>
              <w:lang w:val="en-US"/>
            </w:rPr>
            <m:t>H</m:t>
          </m:r>
          <m:d>
            <m:dPr>
              <m:ctrlPr>
                <w:rPr>
                  <w:rFonts w:ascii="Cambria Math" w:eastAsiaTheme="minorEastAsia" w:hAnsi="Cambria Math"/>
                  <w:i/>
                  <w:lang w:val="en-US"/>
                </w:rPr>
              </m:ctrlPr>
            </m:dPr>
            <m:e>
              <m:r>
                <w:rPr>
                  <w:rFonts w:ascii="Cambria Math" w:eastAsiaTheme="minorEastAsia" w:hAnsi="Cambria Math"/>
                  <w:lang w:val="en-US"/>
                </w:rPr>
                <m:t>s</m:t>
              </m:r>
            </m:e>
          </m:d>
          <m:r>
            <w:rPr>
              <w:rFonts w:ascii="Cambria Math" w:eastAsiaTheme="minorEastAsia" w:hAnsi="Cambria Math"/>
              <w:lang w:val="en-US"/>
            </w:rPr>
            <m:t>=</m:t>
          </m:r>
          <m:f>
            <m:fPr>
              <m:ctrlPr>
                <w:rPr>
                  <w:rFonts w:ascii="Cambria Math" w:eastAsiaTheme="minorEastAsia" w:hAnsi="Cambria Math"/>
                  <w:lang w:val="en-US"/>
                </w:rPr>
              </m:ctrlPr>
            </m:fPr>
            <m:num>
              <m:r>
                <w:rPr>
                  <w:rFonts w:ascii="Cambria Math" w:eastAsiaTheme="minorEastAsia" w:hAnsi="Cambria Math"/>
                  <w:lang w:val="en-US"/>
                </w:rPr>
                <m:t>Y</m:t>
              </m:r>
              <m:d>
                <m:dPr>
                  <m:ctrlPr>
                    <w:rPr>
                      <w:rFonts w:ascii="Cambria Math" w:eastAsiaTheme="minorEastAsia" w:hAnsi="Cambria Math"/>
                      <w:i/>
                      <w:lang w:val="en-US"/>
                    </w:rPr>
                  </m:ctrlPr>
                </m:dPr>
                <m:e>
                  <m:r>
                    <w:rPr>
                      <w:rFonts w:ascii="Cambria Math" w:eastAsiaTheme="minorEastAsia" w:hAnsi="Cambria Math"/>
                      <w:lang w:val="en-US"/>
                    </w:rPr>
                    <m:t>s</m:t>
                  </m:r>
                </m:e>
              </m:d>
              <m:ctrlPr>
                <w:rPr>
                  <w:rFonts w:ascii="Cambria Math" w:eastAsiaTheme="minorEastAsia" w:hAnsi="Cambria Math"/>
                  <w:i/>
                  <w:lang w:val="en-US"/>
                </w:rPr>
              </m:ctrlPr>
            </m:num>
            <m:den>
              <m:r>
                <w:rPr>
                  <w:rFonts w:ascii="Cambria Math" w:eastAsiaTheme="minorEastAsia" w:hAnsi="Cambria Math"/>
                  <w:lang w:val="en-US"/>
                </w:rPr>
                <m:t>U</m:t>
              </m:r>
              <m:d>
                <m:dPr>
                  <m:ctrlPr>
                    <w:rPr>
                      <w:rFonts w:ascii="Cambria Math" w:eastAsiaTheme="minorEastAsia" w:hAnsi="Cambria Math"/>
                      <w:i/>
                      <w:lang w:val="en-US"/>
                    </w:rPr>
                  </m:ctrlPr>
                </m:dPr>
                <m:e>
                  <m:r>
                    <w:rPr>
                      <w:rFonts w:ascii="Cambria Math" w:eastAsiaTheme="minorEastAsia" w:hAnsi="Cambria Math"/>
                      <w:lang w:val="en-US"/>
                    </w:rPr>
                    <m:t>s</m:t>
                  </m:r>
                </m:e>
              </m:d>
              <m:ctrlPr>
                <w:rPr>
                  <w:rFonts w:ascii="Cambria Math" w:eastAsiaTheme="minorEastAsia" w:hAnsi="Cambria Math"/>
                  <w:i/>
                  <w:lang w:val="en-US"/>
                </w:rPr>
              </m:ctrlPr>
            </m:den>
          </m:f>
          <m:r>
            <w:rPr>
              <w:rFonts w:ascii="Cambria Math" w:eastAsiaTheme="minorEastAsia" w:hAnsi="Cambria Math"/>
              <w:lang w:val="en-US"/>
            </w:rPr>
            <m:t>=</m:t>
          </m:r>
          <m:f>
            <m:fPr>
              <m:ctrlPr>
                <w:rPr>
                  <w:rFonts w:ascii="Cambria Math" w:eastAsiaTheme="minorEastAsia" w:hAnsi="Cambria Math"/>
                  <w:lang w:val="en-US"/>
                </w:rPr>
              </m:ctrlPr>
            </m:fPr>
            <m:num>
              <m:r>
                <w:rPr>
                  <w:rFonts w:ascii="Cambria Math" w:eastAsiaTheme="minorEastAsia" w:hAnsi="Cambria Math"/>
                  <w:lang w:val="en-US"/>
                </w:rPr>
                <m:t>1</m:t>
              </m:r>
              <m:ctrlPr>
                <w:rPr>
                  <w:rFonts w:ascii="Cambria Math" w:eastAsiaTheme="minorEastAsia" w:hAnsi="Cambria Math"/>
                  <w:i/>
                  <w:lang w:val="en-US"/>
                </w:rPr>
              </m:ctrlPr>
            </m:num>
            <m:den>
              <m:r>
                <w:rPr>
                  <w:rFonts w:ascii="Cambria Math" w:eastAsiaTheme="minorEastAsia" w:hAnsi="Cambria Math"/>
                  <w:lang w:val="en-US"/>
                </w:rPr>
                <m:t>s</m:t>
              </m:r>
              <m:ctrlPr>
                <w:rPr>
                  <w:rFonts w:ascii="Cambria Math" w:eastAsiaTheme="minorEastAsia" w:hAnsi="Cambria Math"/>
                  <w:i/>
                  <w:lang w:val="en-US"/>
                </w:rPr>
              </m:ctrlPr>
            </m:den>
          </m:f>
        </m:oMath>
      </m:oMathPara>
    </w:p>
    <w:p w14:paraId="22C0E385" w14:textId="4BB233C7" w:rsidR="0026290B" w:rsidRDefault="0026290B" w:rsidP="0026290B">
      <w:pPr>
        <w:ind w:firstLine="0"/>
        <w:rPr>
          <w:rFonts w:eastAsiaTheme="minorEastAsia"/>
        </w:rPr>
      </w:pPr>
      <w:r>
        <w:rPr>
          <w:rFonts w:eastAsiaTheme="minorEastAsia"/>
          <w:lang w:val="en-US"/>
        </w:rPr>
        <w:t>T</w:t>
      </w:r>
      <w:r w:rsidRPr="00FF374A">
        <w:rPr>
          <w:rFonts w:eastAsiaTheme="minorEastAsia"/>
          <w:lang w:val="en-US"/>
        </w:rPr>
        <w:t>rong đó</w:t>
      </w:r>
      <w:r>
        <w:rPr>
          <w:rFonts w:eastAsiaTheme="minorEastAsia"/>
        </w:rPr>
        <w:t xml:space="preserve"> </w:t>
      </w:r>
      <m:oMath>
        <m:r>
          <w:rPr>
            <w:rFonts w:ascii="Cambria Math" w:eastAsiaTheme="minorEastAsia" w:hAnsi="Cambria Math"/>
            <w:lang w:val="en-US"/>
          </w:rPr>
          <m:t>Y</m:t>
        </m:r>
        <m:d>
          <m:dPr>
            <m:ctrlPr>
              <w:rPr>
                <w:rFonts w:ascii="Cambria Math" w:eastAsiaTheme="minorEastAsia" w:hAnsi="Cambria Math"/>
                <w:i/>
                <w:lang w:val="en-US"/>
              </w:rPr>
            </m:ctrlPr>
          </m:dPr>
          <m:e>
            <m:r>
              <w:rPr>
                <w:rFonts w:ascii="Cambria Math" w:eastAsiaTheme="minorEastAsia" w:hAnsi="Cambria Math"/>
                <w:lang w:val="en-US"/>
              </w:rPr>
              <m:t>s</m:t>
            </m:r>
          </m:e>
        </m:d>
      </m:oMath>
      <w:r w:rsidRPr="00FF374A">
        <w:rPr>
          <w:rFonts w:eastAsiaTheme="minorEastAsia"/>
          <w:lang w:val="en-US"/>
        </w:rPr>
        <w:t xml:space="preserve"> là tín hiệu đầu ra và </w:t>
      </w:r>
      <m:oMath>
        <m:r>
          <w:rPr>
            <w:rFonts w:ascii="Cambria Math" w:eastAsiaTheme="minorEastAsia" w:hAnsi="Cambria Math"/>
            <w:lang w:val="en-US"/>
          </w:rPr>
          <m:t>U</m:t>
        </m:r>
        <m:d>
          <m:dPr>
            <m:ctrlPr>
              <w:rPr>
                <w:rFonts w:ascii="Cambria Math" w:eastAsiaTheme="minorEastAsia" w:hAnsi="Cambria Math"/>
                <w:i/>
                <w:lang w:val="en-US"/>
              </w:rPr>
            </m:ctrlPr>
          </m:dPr>
          <m:e>
            <m:r>
              <w:rPr>
                <w:rFonts w:ascii="Cambria Math" w:eastAsiaTheme="minorEastAsia" w:hAnsi="Cambria Math"/>
                <w:lang w:val="en-US"/>
              </w:rPr>
              <m:t>s</m:t>
            </m:r>
          </m:e>
        </m:d>
      </m:oMath>
      <w:r w:rsidRPr="00FF374A">
        <w:rPr>
          <w:rFonts w:eastAsiaTheme="minorEastAsia"/>
          <w:lang w:val="en-US"/>
        </w:rPr>
        <w:t xml:space="preserve"> là tín hiệu đầu vào.</w:t>
      </w:r>
      <w:r>
        <w:rPr>
          <w:rFonts w:eastAsiaTheme="minorEastAsia"/>
        </w:rPr>
        <w:t xml:space="preserve"> Áp dụng công thức ánh xạ từ miền s sang z ta có hàm truyền ở miền z của phương pháp xấp xỉ </w:t>
      </w:r>
      <w:r>
        <w:t xml:space="preserve">Backward </w:t>
      </w:r>
      <w:r>
        <w:rPr>
          <w:rFonts w:eastAsiaTheme="minorEastAsia"/>
        </w:rPr>
        <w:t>Euler như sau:</w:t>
      </w:r>
    </w:p>
    <w:p w14:paraId="52AA9F44" w14:textId="7F251923" w:rsidR="009E5FC9" w:rsidRPr="001071D7" w:rsidRDefault="0026290B" w:rsidP="001071D7">
      <w:pPr>
        <w:ind w:firstLine="0"/>
        <w:jc w:val="center"/>
        <w:rPr>
          <w:rFonts w:eastAsiaTheme="minorEastAsia"/>
        </w:rPr>
      </w:pPr>
      <m:oMathPara>
        <m:oMath>
          <m:r>
            <w:rPr>
              <w:rFonts w:ascii="Cambria Math" w:eastAsiaTheme="minorEastAsia" w:hAnsi="Cambria Math"/>
              <w:lang w:val="en-US"/>
            </w:rPr>
            <w:lastRenderedPageBreak/>
            <m:t>H</m:t>
          </m:r>
          <m:d>
            <m:dPr>
              <m:ctrlPr>
                <w:rPr>
                  <w:rFonts w:ascii="Cambria Math" w:eastAsiaTheme="minorEastAsia" w:hAnsi="Cambria Math"/>
                  <w:i/>
                  <w:lang w:val="en-US"/>
                </w:rPr>
              </m:ctrlPr>
            </m:dPr>
            <m:e>
              <m:r>
                <w:rPr>
                  <w:rFonts w:ascii="Cambria Math" w:eastAsiaTheme="minorEastAsia" w:hAnsi="Cambria Math"/>
                  <w:lang w:val="en-US"/>
                </w:rPr>
                <m:t>z</m:t>
              </m:r>
            </m:e>
          </m:d>
          <m:r>
            <w:rPr>
              <w:rFonts w:ascii="Cambria Math" w:eastAsiaTheme="minorEastAsia" w:hAnsi="Cambria Math"/>
              <w:lang w:val="en-US"/>
            </w:rPr>
            <m:t>=</m:t>
          </m:r>
          <m:f>
            <m:fPr>
              <m:ctrlPr>
                <w:rPr>
                  <w:rFonts w:ascii="Cambria Math" w:eastAsiaTheme="minorEastAsia" w:hAnsi="Cambria Math"/>
                  <w:lang w:val="en-US"/>
                </w:rPr>
              </m:ctrlPr>
            </m:fPr>
            <m:num>
              <m:r>
                <w:rPr>
                  <w:rFonts w:ascii="Cambria Math" w:eastAsiaTheme="minorEastAsia" w:hAnsi="Cambria Math"/>
                  <w:lang w:val="en-US"/>
                </w:rPr>
                <m:t>1</m:t>
              </m:r>
              <m:ctrlPr>
                <w:rPr>
                  <w:rFonts w:ascii="Cambria Math" w:eastAsiaTheme="minorEastAsia" w:hAnsi="Cambria Math"/>
                  <w:i/>
                  <w:lang w:val="en-US"/>
                </w:rPr>
              </m:ctrlPr>
            </m:num>
            <m:den>
              <m:f>
                <m:fPr>
                  <m:ctrlPr>
                    <w:rPr>
                      <w:rFonts w:ascii="Cambria Math" w:eastAsiaTheme="minorEastAsia" w:hAnsi="Cambria Math"/>
                      <w:lang w:val="en-US"/>
                    </w:rPr>
                  </m:ctrlPr>
                </m:fPr>
                <m:num>
                  <m:r>
                    <w:rPr>
                      <w:rFonts w:ascii="Cambria Math" w:eastAsiaTheme="minorEastAsia" w:hAnsi="Cambria Math"/>
                      <w:lang w:val="en-US"/>
                    </w:rPr>
                    <m:t>z-1</m:t>
                  </m:r>
                  <m:ctrlPr>
                    <w:rPr>
                      <w:rFonts w:ascii="Cambria Math" w:eastAsiaTheme="minorEastAsia" w:hAnsi="Cambria Math"/>
                      <w:i/>
                      <w:lang w:val="en-US"/>
                    </w:rPr>
                  </m:ctrlPr>
                </m:num>
                <m:den>
                  <m:r>
                    <w:rPr>
                      <w:rFonts w:ascii="Cambria Math" w:eastAsiaTheme="minorEastAsia" w:hAnsi="Cambria Math"/>
                      <w:lang w:val="en-US"/>
                    </w:rPr>
                    <m:t>z∙</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s</m:t>
                      </m:r>
                    </m:sub>
                  </m:sSub>
                  <m:ctrlPr>
                    <w:rPr>
                      <w:rFonts w:ascii="Cambria Math" w:eastAsiaTheme="minorEastAsia" w:hAnsi="Cambria Math"/>
                      <w:i/>
                      <w:lang w:val="en-US"/>
                    </w:rPr>
                  </m:ctrlPr>
                </m:den>
              </m:f>
              <m:ctrlPr>
                <w:rPr>
                  <w:rFonts w:ascii="Cambria Math" w:eastAsiaTheme="minorEastAsia" w:hAnsi="Cambria Math"/>
                  <w:i/>
                  <w:lang w:val="en-US"/>
                </w:rPr>
              </m:ctrlPr>
            </m:den>
          </m:f>
          <m:r>
            <w:rPr>
              <w:rFonts w:ascii="Cambria Math" w:eastAsiaTheme="minorEastAsia" w:hAnsi="Cambria Math"/>
              <w:lang w:val="en-US"/>
            </w:rPr>
            <m:t>=</m:t>
          </m:r>
          <m:f>
            <m:fPr>
              <m:ctrlPr>
                <w:rPr>
                  <w:rFonts w:ascii="Cambria Math" w:eastAsiaTheme="minorEastAsia" w:hAnsi="Cambria Math"/>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s</m:t>
                  </m:r>
                </m:sub>
              </m:sSub>
              <m:r>
                <w:rPr>
                  <w:rFonts w:ascii="Cambria Math" w:eastAsiaTheme="minorEastAsia" w:hAnsi="Cambria Math"/>
                  <w:lang w:val="en-US"/>
                </w:rPr>
                <m:t>∙z</m:t>
              </m:r>
              <m:ctrlPr>
                <w:rPr>
                  <w:rFonts w:ascii="Cambria Math" w:eastAsiaTheme="minorEastAsia" w:hAnsi="Cambria Math"/>
                  <w:i/>
                  <w:lang w:val="en-US"/>
                </w:rPr>
              </m:ctrlPr>
            </m:num>
            <m:den>
              <m:r>
                <w:rPr>
                  <w:rFonts w:ascii="Cambria Math" w:eastAsiaTheme="minorEastAsia" w:hAnsi="Cambria Math"/>
                  <w:lang w:val="en-US"/>
                </w:rPr>
                <m:t>z-1</m:t>
              </m:r>
              <m:ctrlPr>
                <w:rPr>
                  <w:rFonts w:ascii="Cambria Math" w:eastAsiaTheme="minorEastAsia" w:hAnsi="Cambria Math"/>
                  <w:i/>
                  <w:lang w:val="en-US"/>
                </w:rPr>
              </m:ctrlPr>
            </m:den>
          </m:f>
        </m:oMath>
      </m:oMathPara>
    </w:p>
    <w:p w14:paraId="3199009E" w14:textId="3CDAEB29" w:rsidR="00ED2C58" w:rsidRDefault="00ED2C58" w:rsidP="00D452A6">
      <w:pPr>
        <w:pStyle w:val="Heading4"/>
      </w:pPr>
      <w:bookmarkStart w:id="18" w:name="_Ref230678059"/>
      <w:r>
        <w:t xml:space="preserve">Công thức </w:t>
      </w:r>
      <w:r w:rsidR="000B60DC">
        <w:t xml:space="preserve">phương pháp </w:t>
      </w:r>
      <w:r w:rsidR="004C4E84">
        <w:t>biến đổi song tuyến Bilinear:</w:t>
      </w:r>
      <w:bookmarkEnd w:id="18"/>
    </w:p>
    <w:p w14:paraId="1B2C465A" w14:textId="6ECAC9D8" w:rsidR="00180E5A" w:rsidRPr="00180E5A" w:rsidRDefault="00B65B89" w:rsidP="00180E5A">
      <w:pPr>
        <w:rPr>
          <w:lang w:val="en-US"/>
        </w:rPr>
      </w:pPr>
      <w:r>
        <w:t>Phương pháp biến đổi Bilinear sử dụng q</w:t>
      </w:r>
      <w:r w:rsidRPr="00B65B89">
        <w:t xml:space="preserve">uy tắc hình thang xấp xỉ diện tích bằng cách lấy giá trị trung bình của điểm đầu và điểm cuối chu </w:t>
      </w:r>
      <w:r>
        <w:t>kỳ</w:t>
      </w:r>
      <w:r w:rsidR="00180E5A">
        <w:t xml:space="preserve"> nên ta có công thức tính như sau:</w:t>
      </w:r>
      <w:r w:rsidR="00180E5A">
        <w:br/>
      </w:r>
      <m:oMathPara>
        <m:oMath>
          <m:f>
            <m:fPr>
              <m:ctrlPr>
                <w:rPr>
                  <w:rFonts w:ascii="Cambria Math" w:hAnsi="Cambria Math"/>
                  <w:lang w:val="en-US"/>
                </w:rPr>
              </m:ctrlPr>
            </m:fPr>
            <m:num>
              <m:r>
                <w:rPr>
                  <w:rFonts w:ascii="Cambria Math" w:hAnsi="Cambria Math"/>
                  <w:lang w:val="en-US"/>
                </w:rPr>
                <m:t>dx</m:t>
              </m:r>
              <m:d>
                <m:dPr>
                  <m:ctrlPr>
                    <w:rPr>
                      <w:rFonts w:ascii="Cambria Math" w:hAnsi="Cambria Math"/>
                      <w:i/>
                      <w:lang w:val="en-US"/>
                    </w:rPr>
                  </m:ctrlPr>
                </m:dPr>
                <m:e>
                  <m:r>
                    <w:rPr>
                      <w:rFonts w:ascii="Cambria Math" w:hAnsi="Cambria Math"/>
                      <w:lang w:val="en-US"/>
                    </w:rPr>
                    <m:t>k</m:t>
                  </m:r>
                </m:e>
              </m:d>
              <m:r>
                <w:rPr>
                  <w:rFonts w:ascii="Cambria Math" w:hAnsi="Cambria Math"/>
                  <w:lang w:val="en-US"/>
                </w:rPr>
                <m:t>+dx</m:t>
              </m:r>
              <m:d>
                <m:dPr>
                  <m:ctrlPr>
                    <w:rPr>
                      <w:rFonts w:ascii="Cambria Math" w:hAnsi="Cambria Math"/>
                      <w:i/>
                      <w:lang w:val="en-US"/>
                    </w:rPr>
                  </m:ctrlPr>
                </m:dPr>
                <m:e>
                  <m:r>
                    <w:rPr>
                      <w:rFonts w:ascii="Cambria Math" w:hAnsi="Cambria Math"/>
                      <w:lang w:val="en-US"/>
                    </w:rPr>
                    <m:t>k+1</m:t>
                  </m:r>
                </m:e>
              </m:d>
              <m:ctrlPr>
                <w:rPr>
                  <w:rFonts w:ascii="Cambria Math" w:hAnsi="Cambria Math"/>
                  <w:i/>
                  <w:lang w:val="en-US"/>
                </w:rPr>
              </m:ctrlPr>
            </m:num>
            <m:den>
              <m:r>
                <w:rPr>
                  <w:rFonts w:ascii="Cambria Math" w:hAnsi="Cambria Math"/>
                  <w:lang w:val="en-US"/>
                </w:rPr>
                <m:t>2</m:t>
              </m:r>
              <m:ctrlPr>
                <w:rPr>
                  <w:rFonts w:ascii="Cambria Math" w:hAnsi="Cambria Math"/>
                  <w:i/>
                  <w:lang w:val="en-US"/>
                </w:rPr>
              </m:ctrlPr>
            </m:den>
          </m:f>
          <m:r>
            <m:rPr>
              <m:sty m:val="p"/>
            </m:rPr>
            <w:rPr>
              <w:rFonts w:ascii="Cambria Math" w:hAnsi="Cambria Math"/>
              <w:lang w:val="en-US"/>
            </w:rPr>
            <m:t>≈</m:t>
          </m:r>
          <m:f>
            <m:fPr>
              <m:ctrlPr>
                <w:rPr>
                  <w:rFonts w:ascii="Cambria Math" w:hAnsi="Cambria Math"/>
                  <w:lang w:val="en-US"/>
                </w:rPr>
              </m:ctrlPr>
            </m:fPr>
            <m:num>
              <m:r>
                <w:rPr>
                  <w:rFonts w:ascii="Cambria Math" w:hAnsi="Cambria Math"/>
                  <w:lang w:val="en-US"/>
                </w:rPr>
                <m:t>x</m:t>
              </m:r>
              <m:d>
                <m:dPr>
                  <m:ctrlPr>
                    <w:rPr>
                      <w:rFonts w:ascii="Cambria Math" w:hAnsi="Cambria Math"/>
                      <w:i/>
                      <w:lang w:val="en-US"/>
                    </w:rPr>
                  </m:ctrlPr>
                </m:dPr>
                <m:e>
                  <m:r>
                    <w:rPr>
                      <w:rFonts w:ascii="Cambria Math" w:hAnsi="Cambria Math"/>
                      <w:lang w:val="en-US"/>
                    </w:rPr>
                    <m:t>k+1</m:t>
                  </m:r>
                </m:e>
              </m:d>
              <m:r>
                <w:rPr>
                  <w:rFonts w:ascii="Cambria Math" w:hAnsi="Cambria Math"/>
                  <w:lang w:val="en-US"/>
                </w:rPr>
                <m:t>-x</m:t>
              </m:r>
              <m:d>
                <m:dPr>
                  <m:ctrlPr>
                    <w:rPr>
                      <w:rFonts w:ascii="Cambria Math" w:hAnsi="Cambria Math"/>
                      <w:i/>
                      <w:lang w:val="en-US"/>
                    </w:rPr>
                  </m:ctrlPr>
                </m:dPr>
                <m:e>
                  <m:r>
                    <w:rPr>
                      <w:rFonts w:ascii="Cambria Math" w:hAnsi="Cambria Math"/>
                      <w:lang w:val="en-US"/>
                    </w:rPr>
                    <m:t>k</m:t>
                  </m:r>
                </m:e>
              </m:d>
              <m:ctrlPr>
                <w:rPr>
                  <w:rFonts w:ascii="Cambria Math" w:hAnsi="Cambria Math"/>
                  <w:i/>
                  <w:lang w:val="en-US"/>
                </w:rPr>
              </m:ctrlPr>
            </m:num>
            <m:den>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s</m:t>
                  </m:r>
                </m:sub>
              </m:sSub>
              <m:ctrlPr>
                <w:rPr>
                  <w:rFonts w:ascii="Cambria Math" w:hAnsi="Cambria Math"/>
                  <w:i/>
                  <w:lang w:val="en-US"/>
                </w:rPr>
              </m:ctrlPr>
            </m:den>
          </m:f>
        </m:oMath>
      </m:oMathPara>
    </w:p>
    <w:p w14:paraId="10FD29A5" w14:textId="414AD1D4" w:rsidR="00247412" w:rsidRDefault="00247412" w:rsidP="00247412">
      <w:pPr>
        <w:ind w:firstLine="0"/>
      </w:pPr>
      <w:r w:rsidRPr="00247412">
        <w:rPr>
          <w:lang w:val="en-US"/>
        </w:rPr>
        <w:t xml:space="preserve">Đưa biểu thức trên vào phép chuyển đổi tần số bằng biến </w:t>
      </w:r>
      <w:r>
        <w:rPr>
          <w:lang w:val="en-US"/>
        </w:rPr>
        <w:t>s</w:t>
      </w:r>
      <w:r w:rsidRPr="00247412">
        <w:rPr>
          <w:lang w:val="en-US"/>
        </w:rPr>
        <w:t xml:space="preserve"> và </w:t>
      </w:r>
      <w:r>
        <w:rPr>
          <w:lang w:val="en-US"/>
        </w:rPr>
        <w:t>z</w:t>
      </w:r>
      <w:r w:rsidRPr="00247412">
        <w:rPr>
          <w:lang w:val="en-US"/>
        </w:rPr>
        <w:t>:</w:t>
      </w:r>
    </w:p>
    <w:p w14:paraId="5878842A" w14:textId="0A22F5B2" w:rsidR="00247412" w:rsidRPr="0074446B" w:rsidRDefault="00247412" w:rsidP="00247412">
      <w:pPr>
        <w:ind w:firstLine="0"/>
        <w:rPr>
          <w:rFonts w:eastAsiaTheme="minorEastAsia"/>
        </w:rPr>
      </w:pPr>
      <m:oMathPara>
        <m:oMath>
          <m:r>
            <w:rPr>
              <w:rFonts w:ascii="Cambria Math" w:hAnsi="Cambria Math"/>
              <w:lang w:val="en-US"/>
            </w:rPr>
            <m:t>s</m:t>
          </m:r>
          <m:f>
            <m:fPr>
              <m:ctrlPr>
                <w:rPr>
                  <w:rFonts w:ascii="Cambria Math" w:hAnsi="Cambria Math"/>
                  <w:lang w:val="en-US"/>
                </w:rPr>
              </m:ctrlPr>
            </m:fPr>
            <m:num>
              <m:r>
                <w:rPr>
                  <w:rFonts w:ascii="Cambria Math" w:hAnsi="Cambria Math"/>
                  <w:lang w:val="en-US"/>
                </w:rPr>
                <m:t>1+z</m:t>
              </m:r>
              <m:ctrlPr>
                <w:rPr>
                  <w:rFonts w:ascii="Cambria Math" w:hAnsi="Cambria Math"/>
                  <w:i/>
                  <w:lang w:val="en-US"/>
                </w:rPr>
              </m:ctrlPr>
            </m:num>
            <m:den>
              <m:r>
                <w:rPr>
                  <w:rFonts w:ascii="Cambria Math" w:hAnsi="Cambria Math"/>
                  <w:lang w:val="en-US"/>
                </w:rPr>
                <m:t>2</m:t>
              </m:r>
              <m:ctrlPr>
                <w:rPr>
                  <w:rFonts w:ascii="Cambria Math" w:hAnsi="Cambria Math"/>
                  <w:i/>
                  <w:lang w:val="en-US"/>
                </w:rPr>
              </m:ctrlPr>
            </m:den>
          </m:f>
          <m:r>
            <w:rPr>
              <w:rFonts w:ascii="Cambria Math" w:hAnsi="Cambria Math"/>
              <w:lang w:val="en-US"/>
            </w:rPr>
            <m:t>=</m:t>
          </m:r>
          <m:f>
            <m:fPr>
              <m:ctrlPr>
                <w:rPr>
                  <w:rFonts w:ascii="Cambria Math" w:hAnsi="Cambria Math"/>
                  <w:lang w:val="en-US"/>
                </w:rPr>
              </m:ctrlPr>
            </m:fPr>
            <m:num>
              <m:r>
                <w:rPr>
                  <w:rFonts w:ascii="Cambria Math" w:hAnsi="Cambria Math"/>
                  <w:lang w:val="en-US"/>
                </w:rPr>
                <m:t>z-1</m:t>
              </m:r>
              <m:ctrlPr>
                <w:rPr>
                  <w:rFonts w:ascii="Cambria Math" w:hAnsi="Cambria Math"/>
                  <w:i/>
                  <w:lang w:val="en-US"/>
                </w:rPr>
              </m:ctrlPr>
            </m:num>
            <m:den>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s</m:t>
                  </m:r>
                </m:sub>
              </m:sSub>
              <m:ctrlPr>
                <w:rPr>
                  <w:rFonts w:ascii="Cambria Math" w:hAnsi="Cambria Math"/>
                  <w:i/>
                  <w:lang w:val="en-US"/>
                </w:rPr>
              </m:ctrlPr>
            </m:den>
          </m:f>
        </m:oMath>
      </m:oMathPara>
    </w:p>
    <w:p w14:paraId="646487EC" w14:textId="58FCB563" w:rsidR="0074446B" w:rsidRDefault="00811FDD" w:rsidP="00247412">
      <w:pPr>
        <w:ind w:firstLine="0"/>
      </w:pPr>
      <w:r>
        <w:t>Vậy c</w:t>
      </w:r>
      <w:r w:rsidR="0074446B" w:rsidRPr="0074446B">
        <w:t xml:space="preserve">ông thức biến đổi cơ sở của phương pháp </w:t>
      </w:r>
      <w:r w:rsidR="0074446B">
        <w:t>Bilinear</w:t>
      </w:r>
      <w:r w:rsidR="0074446B" w:rsidRPr="0074446B">
        <w:t xml:space="preserve"> được chứng minh là:</w:t>
      </w:r>
    </w:p>
    <w:p w14:paraId="47D31C14" w14:textId="77777777" w:rsidR="00BC6C53" w:rsidRPr="00BC6C53" w:rsidRDefault="00811FDD" w:rsidP="00811FDD">
      <w:pPr>
        <w:ind w:firstLine="0"/>
        <w:rPr>
          <w:rFonts w:eastAsiaTheme="minorEastAsia"/>
        </w:rPr>
      </w:pPr>
      <m:oMathPara>
        <m:oMath>
          <m:r>
            <w:rPr>
              <w:rFonts w:ascii="Cambria Math" w:hAnsi="Cambria Math"/>
              <w:lang w:val="en-US"/>
            </w:rPr>
            <m:t>s=</m:t>
          </m:r>
          <m:f>
            <m:fPr>
              <m:ctrlPr>
                <w:rPr>
                  <w:rFonts w:ascii="Cambria Math" w:hAnsi="Cambria Math"/>
                  <w:lang w:val="en-US"/>
                </w:rPr>
              </m:ctrlPr>
            </m:fPr>
            <m:num>
              <m:r>
                <w:rPr>
                  <w:rFonts w:ascii="Cambria Math" w:hAnsi="Cambria Math"/>
                  <w:lang w:val="en-US"/>
                </w:rPr>
                <m:t>2</m:t>
              </m:r>
              <m:ctrlPr>
                <w:rPr>
                  <w:rFonts w:ascii="Cambria Math" w:hAnsi="Cambria Math"/>
                  <w:i/>
                  <w:lang w:val="en-US"/>
                </w:rPr>
              </m:ctrlPr>
            </m:num>
            <m:den>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s</m:t>
                  </m:r>
                </m:sub>
              </m:sSub>
              <m:ctrlPr>
                <w:rPr>
                  <w:rFonts w:ascii="Cambria Math" w:hAnsi="Cambria Math"/>
                  <w:i/>
                  <w:lang w:val="en-US"/>
                </w:rPr>
              </m:ctrlPr>
            </m:den>
          </m:f>
          <m:f>
            <m:fPr>
              <m:ctrlPr>
                <w:rPr>
                  <w:rFonts w:ascii="Cambria Math" w:hAnsi="Cambria Math"/>
                  <w:lang w:val="en-US"/>
                </w:rPr>
              </m:ctrlPr>
            </m:fPr>
            <m:num>
              <m:r>
                <w:rPr>
                  <w:rFonts w:ascii="Cambria Math" w:hAnsi="Cambria Math"/>
                  <w:lang w:val="en-US"/>
                </w:rPr>
                <m:t>z-1</m:t>
              </m:r>
              <m:ctrlPr>
                <w:rPr>
                  <w:rFonts w:ascii="Cambria Math" w:hAnsi="Cambria Math"/>
                  <w:i/>
                  <w:lang w:val="en-US"/>
                </w:rPr>
              </m:ctrlPr>
            </m:num>
            <m:den>
              <m:r>
                <w:rPr>
                  <w:rFonts w:ascii="Cambria Math" w:hAnsi="Cambria Math"/>
                  <w:lang w:val="en-US"/>
                </w:rPr>
                <m:t>z+1</m:t>
              </m:r>
              <m:ctrlPr>
                <w:rPr>
                  <w:rFonts w:ascii="Cambria Math" w:hAnsi="Cambria Math"/>
                  <w:i/>
                  <w:lang w:val="en-US"/>
                </w:rPr>
              </m:ctrlPr>
            </m:den>
          </m:f>
        </m:oMath>
      </m:oMathPara>
    </w:p>
    <w:p w14:paraId="0FD1B465" w14:textId="5991C22D" w:rsidR="00BC6C53" w:rsidRPr="00BC6C53" w:rsidRDefault="00BC6C53" w:rsidP="00811FDD">
      <w:pPr>
        <w:ind w:firstLine="0"/>
        <w:rPr>
          <w:rFonts w:eastAsiaTheme="minorEastAsia"/>
        </w:rPr>
      </w:pPr>
      <m:oMathPara>
        <m:oMath>
          <m:r>
            <w:rPr>
              <w:rFonts w:ascii="Cambria Math" w:eastAsiaTheme="minorEastAsia" w:hAnsi="Cambria Math"/>
              <w:lang w:val="en-US"/>
            </w:rPr>
            <m:t>z=</m:t>
          </m:r>
          <m:f>
            <m:fPr>
              <m:ctrlPr>
                <w:rPr>
                  <w:rFonts w:ascii="Cambria Math" w:eastAsiaTheme="minorEastAsia" w:hAnsi="Cambria Math"/>
                  <w:lang w:val="en-US"/>
                </w:rPr>
              </m:ctrlPr>
            </m:fPr>
            <m:num>
              <m:r>
                <w:rPr>
                  <w:rFonts w:ascii="Cambria Math" w:eastAsiaTheme="minorEastAsia" w:hAnsi="Cambria Math"/>
                  <w:lang w:val="en-US"/>
                </w:rPr>
                <m:t>1+s</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s</m:t>
                  </m:r>
                </m:sub>
              </m:sSub>
              <m:r>
                <m:rPr>
                  <m:lit/>
                </m:rPr>
                <w:rPr>
                  <w:rFonts w:ascii="Cambria Math" w:eastAsiaTheme="minorEastAsia" w:hAnsi="Cambria Math"/>
                  <w:lang w:val="en-US"/>
                </w:rPr>
                <m:t>/</m:t>
              </m:r>
              <m:r>
                <w:rPr>
                  <w:rFonts w:ascii="Cambria Math" w:eastAsiaTheme="minorEastAsia" w:hAnsi="Cambria Math"/>
                  <w:lang w:val="en-US"/>
                </w:rPr>
                <m:t>2</m:t>
              </m:r>
              <m:ctrlPr>
                <w:rPr>
                  <w:rFonts w:ascii="Cambria Math" w:eastAsiaTheme="minorEastAsia" w:hAnsi="Cambria Math"/>
                  <w:i/>
                  <w:lang w:val="en-US"/>
                </w:rPr>
              </m:ctrlPr>
            </m:num>
            <m:den>
              <m:r>
                <w:rPr>
                  <w:rFonts w:ascii="Cambria Math" w:eastAsiaTheme="minorEastAsia" w:hAnsi="Cambria Math"/>
                  <w:lang w:val="en-US"/>
                </w:rPr>
                <m:t>1-s</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s</m:t>
                  </m:r>
                </m:sub>
              </m:sSub>
              <m:r>
                <m:rPr>
                  <m:lit/>
                </m:rPr>
                <w:rPr>
                  <w:rFonts w:ascii="Cambria Math" w:eastAsiaTheme="minorEastAsia" w:hAnsi="Cambria Math"/>
                  <w:lang w:val="en-US"/>
                </w:rPr>
                <m:t>/</m:t>
              </m:r>
              <m:r>
                <w:rPr>
                  <w:rFonts w:ascii="Cambria Math" w:eastAsiaTheme="minorEastAsia" w:hAnsi="Cambria Math"/>
                  <w:lang w:val="en-US"/>
                </w:rPr>
                <m:t>2</m:t>
              </m:r>
              <m:ctrlPr>
                <w:rPr>
                  <w:rFonts w:ascii="Cambria Math" w:eastAsiaTheme="minorEastAsia" w:hAnsi="Cambria Math"/>
                  <w:i/>
                  <w:lang w:val="en-US"/>
                </w:rPr>
              </m:ctrlPr>
            </m:den>
          </m:f>
        </m:oMath>
      </m:oMathPara>
    </w:p>
    <w:p w14:paraId="07F03D62" w14:textId="0752F1AA" w:rsidR="00695377" w:rsidRDefault="00695377" w:rsidP="00695377">
      <w:pPr>
        <w:ind w:firstLine="0"/>
        <w:rPr>
          <w:rFonts w:eastAsiaTheme="minorEastAsia"/>
        </w:rPr>
      </w:pPr>
      <w:r w:rsidRPr="00695377">
        <w:rPr>
          <w:rFonts w:eastAsiaTheme="minorEastAsia"/>
          <w:lang w:val="en-US"/>
        </w:rPr>
        <w:t xml:space="preserve">Khi ta thay thế một điểm trên trục ảo của mặt phẳng liên tục </w:t>
      </w:r>
      <m:oMath>
        <m:r>
          <w:rPr>
            <w:rFonts w:ascii="Cambria Math" w:eastAsiaTheme="minorEastAsia" w:hAnsi="Cambria Math"/>
            <w:lang w:val="en-US"/>
          </w:rPr>
          <m:t>s = j</m:t>
        </m:r>
        <m:r>
          <m:rPr>
            <m:sty m:val="p"/>
          </m:rPr>
          <w:rPr>
            <w:rFonts w:ascii="Cambria Math" w:eastAsiaTheme="minorEastAsia" w:hAnsi="Cambria Math"/>
            <w:lang w:val="en-US"/>
          </w:rPr>
          <m:t>ω</m:t>
        </m:r>
      </m:oMath>
      <w:r w:rsidRPr="00695377">
        <w:rPr>
          <w:rFonts w:eastAsiaTheme="minorEastAsia"/>
          <w:lang w:val="en-US"/>
        </w:rPr>
        <w:t xml:space="preserve"> vào biểu thức biến đổi ngược ta được:</w:t>
      </w:r>
    </w:p>
    <w:p w14:paraId="6D19DE20" w14:textId="05370B04" w:rsidR="00BC6C53" w:rsidRPr="00BC6C53" w:rsidRDefault="00BC6C53" w:rsidP="00695377">
      <w:pPr>
        <w:ind w:firstLine="0"/>
        <w:rPr>
          <w:rFonts w:eastAsiaTheme="minorEastAsia"/>
        </w:rPr>
      </w:pPr>
      <m:oMathPara>
        <m:oMath>
          <m:r>
            <w:rPr>
              <w:rFonts w:ascii="Cambria Math" w:eastAsiaTheme="minorEastAsia" w:hAnsi="Cambria Math"/>
              <w:lang w:val="en-US"/>
            </w:rPr>
            <m:t>z=</m:t>
          </m:r>
          <m:f>
            <m:fPr>
              <m:ctrlPr>
                <w:rPr>
                  <w:rFonts w:ascii="Cambria Math" w:eastAsiaTheme="minorEastAsia" w:hAnsi="Cambria Math"/>
                  <w:lang w:val="en-US"/>
                </w:rPr>
              </m:ctrlPr>
            </m:fPr>
            <m:num>
              <m:r>
                <w:rPr>
                  <w:rFonts w:ascii="Cambria Math" w:eastAsiaTheme="minorEastAsia" w:hAnsi="Cambria Math"/>
                  <w:lang w:val="en-US"/>
                </w:rPr>
                <m:t>1+j</m:t>
              </m:r>
              <m:r>
                <m:rPr>
                  <m:sty m:val="p"/>
                </m:rPr>
                <w:rPr>
                  <w:rFonts w:ascii="Cambria Math" w:eastAsiaTheme="minorEastAsia" w:hAnsi="Cambria Math"/>
                  <w:lang w:val="en-US"/>
                </w:rPr>
                <m:t>ω</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s</m:t>
                  </m:r>
                </m:sub>
              </m:sSub>
              <m:r>
                <m:rPr>
                  <m:lit/>
                </m:rPr>
                <w:rPr>
                  <w:rFonts w:ascii="Cambria Math" w:eastAsiaTheme="minorEastAsia" w:hAnsi="Cambria Math"/>
                  <w:lang w:val="en-US"/>
                </w:rPr>
                <m:t>/</m:t>
              </m:r>
              <m:r>
                <w:rPr>
                  <w:rFonts w:ascii="Cambria Math" w:eastAsiaTheme="minorEastAsia" w:hAnsi="Cambria Math"/>
                  <w:lang w:val="en-US"/>
                </w:rPr>
                <m:t>2</m:t>
              </m:r>
              <m:ctrlPr>
                <w:rPr>
                  <w:rFonts w:ascii="Cambria Math" w:eastAsiaTheme="minorEastAsia" w:hAnsi="Cambria Math"/>
                  <w:i/>
                  <w:lang w:val="en-US"/>
                </w:rPr>
              </m:ctrlPr>
            </m:num>
            <m:den>
              <m:r>
                <w:rPr>
                  <w:rFonts w:ascii="Cambria Math" w:eastAsiaTheme="minorEastAsia" w:hAnsi="Cambria Math"/>
                  <w:lang w:val="en-US"/>
                </w:rPr>
                <m:t>1-j</m:t>
              </m:r>
              <m:r>
                <m:rPr>
                  <m:sty m:val="p"/>
                </m:rPr>
                <w:rPr>
                  <w:rFonts w:ascii="Cambria Math" w:eastAsiaTheme="minorEastAsia" w:hAnsi="Cambria Math"/>
                  <w:lang w:val="en-US"/>
                </w:rPr>
                <m:t>ω</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s</m:t>
                  </m:r>
                </m:sub>
              </m:sSub>
              <m:r>
                <m:rPr>
                  <m:lit/>
                </m:rPr>
                <w:rPr>
                  <w:rFonts w:ascii="Cambria Math" w:eastAsiaTheme="minorEastAsia" w:hAnsi="Cambria Math"/>
                  <w:lang w:val="en-US"/>
                </w:rPr>
                <m:t>/</m:t>
              </m:r>
              <m:r>
                <w:rPr>
                  <w:rFonts w:ascii="Cambria Math" w:eastAsiaTheme="minorEastAsia" w:hAnsi="Cambria Math"/>
                  <w:lang w:val="en-US"/>
                </w:rPr>
                <m:t>2</m:t>
              </m:r>
              <m:ctrlPr>
                <w:rPr>
                  <w:rFonts w:ascii="Cambria Math" w:eastAsiaTheme="minorEastAsia" w:hAnsi="Cambria Math"/>
                  <w:i/>
                  <w:lang w:val="en-US"/>
                </w:rPr>
              </m:ctrlPr>
            </m:den>
          </m:f>
        </m:oMath>
      </m:oMathPara>
    </w:p>
    <w:p w14:paraId="09478442" w14:textId="7AC0451D" w:rsidR="00034D29" w:rsidRPr="00CB59E4" w:rsidRDefault="00936D11" w:rsidP="00811FDD">
      <w:pPr>
        <w:ind w:firstLine="0"/>
        <w:rPr>
          <w:rFonts w:eastAsiaTheme="minorEastAsia"/>
          <w:lang w:val="en-US"/>
        </w:rPr>
      </w:pPr>
      <w:r>
        <w:rPr>
          <w:rFonts w:eastAsiaTheme="minorEastAsia"/>
          <w:lang w:val="en-US"/>
        </w:rPr>
        <w:t>T</w:t>
      </w:r>
      <w:r w:rsidRPr="00936D11">
        <w:rPr>
          <w:rFonts w:eastAsiaTheme="minorEastAsia"/>
          <w:lang w:val="en-US"/>
        </w:rPr>
        <w:t xml:space="preserve">ử số và mẫu số của phân thức này là hai số phức liên hợp, do đó độ lớn </w:t>
      </w:r>
      <m:oMath>
        <m:d>
          <m:dPr>
            <m:begChr m:val="|"/>
            <m:endChr m:val="|"/>
            <m:ctrlPr>
              <w:rPr>
                <w:rFonts w:ascii="Cambria Math" w:eastAsiaTheme="minorEastAsia" w:hAnsi="Cambria Math"/>
                <w:i/>
                <w:lang w:val="en-US"/>
              </w:rPr>
            </m:ctrlPr>
          </m:dPr>
          <m:e>
            <m:r>
              <w:rPr>
                <w:rFonts w:ascii="Cambria Math" w:eastAsiaTheme="minorEastAsia" w:hAnsi="Cambria Math"/>
                <w:lang w:val="en-US"/>
              </w:rPr>
              <m:t>z</m:t>
            </m:r>
          </m:e>
        </m:d>
      </m:oMath>
      <w:r w:rsidRPr="00936D11">
        <w:rPr>
          <w:rFonts w:eastAsiaTheme="minorEastAsia"/>
          <w:lang w:val="en-US"/>
        </w:rPr>
        <w:t xml:space="preserve"> luôn luôn bằng 1 đối với bất kỳ tần số </w:t>
      </w:r>
      <m:oMath>
        <m:r>
          <m:rPr>
            <m:sty m:val="p"/>
          </m:rPr>
          <w:rPr>
            <w:rFonts w:ascii="Cambria Math" w:eastAsiaTheme="minorEastAsia" w:hAnsi="Cambria Math"/>
            <w:lang w:val="en-US"/>
          </w:rPr>
          <m:t>ω</m:t>
        </m:r>
      </m:oMath>
      <w:r w:rsidRPr="00936D11">
        <w:rPr>
          <w:rFonts w:eastAsiaTheme="minorEastAsia"/>
          <w:lang w:val="en-US"/>
        </w:rPr>
        <w:t xml:space="preserve"> nào</w:t>
      </w:r>
      <w:r>
        <w:rPr>
          <w:rFonts w:eastAsiaTheme="minorEastAsia"/>
        </w:rPr>
        <w:t xml:space="preserve"> do đó t</w:t>
      </w:r>
      <w:r w:rsidR="00034D29">
        <w:rPr>
          <w:rFonts w:eastAsiaTheme="minorEastAsia"/>
        </w:rPr>
        <w:t xml:space="preserve">a có thế thấy </w:t>
      </w:r>
      <w:r w:rsidR="00A45D70">
        <w:rPr>
          <w:rFonts w:eastAsiaTheme="minorEastAsia"/>
        </w:rPr>
        <w:t>c</w:t>
      </w:r>
      <w:r w:rsidR="00A45D70" w:rsidRPr="00A45D70">
        <w:rPr>
          <w:rFonts w:eastAsiaTheme="minorEastAsia"/>
        </w:rPr>
        <w:t>ác vùng không ổn định của các cực trong hệ thống điều khiển tuyến tính được tô bóng.</w:t>
      </w:r>
    </w:p>
    <w:p w14:paraId="0349D437" w14:textId="77777777" w:rsidR="00CD19E4" w:rsidRDefault="00CD19E4" w:rsidP="00CD19E4">
      <w:pPr>
        <w:keepNext/>
        <w:ind w:firstLine="0"/>
        <w:jc w:val="center"/>
      </w:pPr>
      <w:r>
        <w:drawing>
          <wp:inline distT="0" distB="0" distL="0" distR="0" wp14:anchorId="7C14BD2A" wp14:editId="31347983">
            <wp:extent cx="2383155" cy="1350645"/>
            <wp:effectExtent l="0" t="0" r="0" b="0"/>
            <wp:docPr id="159369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83155" cy="1350645"/>
                    </a:xfrm>
                    <a:prstGeom prst="rect">
                      <a:avLst/>
                    </a:prstGeom>
                    <a:noFill/>
                    <a:ln>
                      <a:noFill/>
                    </a:ln>
                  </pic:spPr>
                </pic:pic>
              </a:graphicData>
            </a:graphic>
          </wp:inline>
        </w:drawing>
      </w:r>
    </w:p>
    <w:p w14:paraId="43BDADC4" w14:textId="107BA380" w:rsidR="00034D29" w:rsidRPr="00034D29" w:rsidRDefault="00CD19E4" w:rsidP="0068520D">
      <w:pPr>
        <w:pStyle w:val="Caption"/>
        <w:jc w:val="center"/>
      </w:pPr>
      <w:bookmarkStart w:id="19" w:name="_Ref230427913"/>
      <w:bookmarkStart w:id="20" w:name="_Ref230679496"/>
      <w:r>
        <w:t xml:space="preserve">Hình </w:t>
      </w:r>
      <w:r>
        <w:fldChar w:fldCharType="begin"/>
      </w:r>
      <w:r>
        <w:instrText xml:space="preserve"> SEQ Hình \* ARABIC </w:instrText>
      </w:r>
      <w:r>
        <w:fldChar w:fldCharType="separate"/>
      </w:r>
      <w:r w:rsidR="005E2FCA">
        <w:t>3</w:t>
      </w:r>
      <w:r>
        <w:fldChar w:fldCharType="end"/>
      </w:r>
      <w:bookmarkEnd w:id="20"/>
      <w:r w:rsidR="00AC4170">
        <w:t>. Phép biến đổi song song từ miền z sang miền s</w:t>
      </w:r>
      <w:bookmarkEnd w:id="19"/>
    </w:p>
    <w:p w14:paraId="5352BB0C" w14:textId="0CF40D10" w:rsidR="00811FDD" w:rsidRDefault="00811FDD" w:rsidP="00811FDD">
      <w:pPr>
        <w:ind w:firstLine="0"/>
      </w:pPr>
      <w:r>
        <w:lastRenderedPageBreak/>
        <w:t>Xấp xỉ khâu tích phân bằng Bilinear:</w:t>
      </w:r>
    </w:p>
    <w:p w14:paraId="3AFF815B" w14:textId="13465B26" w:rsidR="00811FDD" w:rsidRDefault="008C76B5" w:rsidP="00811FDD">
      <w:pPr>
        <w:ind w:firstLine="0"/>
      </w:pPr>
      <w:r>
        <w:t xml:space="preserve">Ta cũng có hàm </w:t>
      </w:r>
      <m:oMath>
        <m:r>
          <w:rPr>
            <w:rFonts w:ascii="Cambria Math" w:hAnsi="Cambria Math"/>
          </w:rPr>
          <m:t>H</m:t>
        </m:r>
        <m:d>
          <m:dPr>
            <m:ctrlPr>
              <w:rPr>
                <w:rFonts w:ascii="Cambria Math" w:hAnsi="Cambria Math"/>
                <w:i/>
              </w:rPr>
            </m:ctrlPr>
          </m:dPr>
          <m:e>
            <m:r>
              <w:rPr>
                <w:rFonts w:ascii="Cambria Math" w:hAnsi="Cambria Math"/>
              </w:rPr>
              <m:t>s</m:t>
            </m:r>
          </m:e>
        </m:d>
      </m:oMath>
      <w:r>
        <w:t xml:space="preserve"> ở miền liên tục </w:t>
      </w:r>
      <w:r w:rsidR="00E86690">
        <w:t>và được thay bằng biến z như sau:</w:t>
      </w:r>
    </w:p>
    <w:p w14:paraId="31864C3A" w14:textId="240A5AE5" w:rsidR="00E86690" w:rsidRPr="001C3E25" w:rsidRDefault="00E86690" w:rsidP="00811FDD">
      <w:pPr>
        <w:ind w:firstLine="0"/>
      </w:pPr>
      <m:oMathPara>
        <m:oMath>
          <m:r>
            <w:rPr>
              <w:rFonts w:ascii="Cambria Math" w:hAnsi="Cambria Math"/>
              <w:lang w:val="en-US"/>
            </w:rPr>
            <m:t>H</m:t>
          </m:r>
          <m:d>
            <m:dPr>
              <m:ctrlPr>
                <w:rPr>
                  <w:rFonts w:ascii="Cambria Math" w:hAnsi="Cambria Math"/>
                  <w:i/>
                  <w:lang w:val="en-US"/>
                </w:rPr>
              </m:ctrlPr>
            </m:dPr>
            <m:e>
              <m:r>
                <w:rPr>
                  <w:rFonts w:ascii="Cambria Math" w:hAnsi="Cambria Math"/>
                  <w:lang w:val="en-US"/>
                </w:rPr>
                <m:t>z</m:t>
              </m:r>
            </m:e>
          </m:d>
          <m:r>
            <w:rPr>
              <w:rFonts w:ascii="Cambria Math" w:hAnsi="Cambria Math"/>
              <w:lang w:val="en-US"/>
            </w:rPr>
            <m:t>=</m:t>
          </m:r>
          <m:f>
            <m:fPr>
              <m:ctrlPr>
                <w:rPr>
                  <w:rFonts w:ascii="Cambria Math" w:hAnsi="Cambria Math"/>
                  <w:lang w:val="en-US"/>
                </w:rPr>
              </m:ctrlPr>
            </m:fPr>
            <m:num>
              <m:r>
                <w:rPr>
                  <w:rFonts w:ascii="Cambria Math" w:hAnsi="Cambria Math"/>
                  <w:lang w:val="en-US"/>
                </w:rPr>
                <m:t>1</m:t>
              </m:r>
              <m:ctrlPr>
                <w:rPr>
                  <w:rFonts w:ascii="Cambria Math" w:hAnsi="Cambria Math"/>
                  <w:i/>
                  <w:lang w:val="en-US"/>
                </w:rPr>
              </m:ctrlPr>
            </m:num>
            <m:den>
              <m:f>
                <m:fPr>
                  <m:ctrlPr>
                    <w:rPr>
                      <w:rFonts w:ascii="Cambria Math" w:hAnsi="Cambria Math"/>
                      <w:lang w:val="en-US"/>
                    </w:rPr>
                  </m:ctrlPr>
                </m:fPr>
                <m:num>
                  <m:r>
                    <w:rPr>
                      <w:rFonts w:ascii="Cambria Math" w:hAnsi="Cambria Math"/>
                      <w:lang w:val="en-US"/>
                    </w:rPr>
                    <m:t>2</m:t>
                  </m:r>
                  <m:ctrlPr>
                    <w:rPr>
                      <w:rFonts w:ascii="Cambria Math" w:hAnsi="Cambria Math"/>
                      <w:i/>
                      <w:lang w:val="en-US"/>
                    </w:rPr>
                  </m:ctrlPr>
                </m:num>
                <m:den>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s</m:t>
                      </m:r>
                    </m:sub>
                  </m:sSub>
                  <m:ctrlPr>
                    <w:rPr>
                      <w:rFonts w:ascii="Cambria Math" w:hAnsi="Cambria Math"/>
                      <w:i/>
                      <w:lang w:val="en-US"/>
                    </w:rPr>
                  </m:ctrlPr>
                </m:den>
              </m:f>
              <m:f>
                <m:fPr>
                  <m:ctrlPr>
                    <w:rPr>
                      <w:rFonts w:ascii="Cambria Math" w:hAnsi="Cambria Math"/>
                      <w:lang w:val="en-US"/>
                    </w:rPr>
                  </m:ctrlPr>
                </m:fPr>
                <m:num>
                  <m:r>
                    <w:rPr>
                      <w:rFonts w:ascii="Cambria Math" w:hAnsi="Cambria Math"/>
                      <w:lang w:val="en-US"/>
                    </w:rPr>
                    <m:t>z-1</m:t>
                  </m:r>
                  <m:ctrlPr>
                    <w:rPr>
                      <w:rFonts w:ascii="Cambria Math" w:hAnsi="Cambria Math"/>
                      <w:i/>
                      <w:lang w:val="en-US"/>
                    </w:rPr>
                  </m:ctrlPr>
                </m:num>
                <m:den>
                  <m:r>
                    <w:rPr>
                      <w:rFonts w:ascii="Cambria Math" w:hAnsi="Cambria Math"/>
                      <w:lang w:val="en-US"/>
                    </w:rPr>
                    <m:t>z+1</m:t>
                  </m:r>
                  <m:ctrlPr>
                    <w:rPr>
                      <w:rFonts w:ascii="Cambria Math" w:hAnsi="Cambria Math"/>
                      <w:i/>
                      <w:lang w:val="en-US"/>
                    </w:rPr>
                  </m:ctrlPr>
                </m:den>
              </m:f>
              <m:ctrlPr>
                <w:rPr>
                  <w:rFonts w:ascii="Cambria Math" w:hAnsi="Cambria Math"/>
                  <w:i/>
                  <w:lang w:val="en-US"/>
                </w:rPr>
              </m:ctrlPr>
            </m:den>
          </m:f>
          <m:r>
            <w:rPr>
              <w:rFonts w:ascii="Cambria Math" w:hAnsi="Cambria Math"/>
              <w:lang w:val="en-US"/>
            </w:rPr>
            <m:t>=</m:t>
          </m:r>
          <m:f>
            <m:fPr>
              <m:ctrlPr>
                <w:rPr>
                  <w:rFonts w:ascii="Cambria Math" w:hAnsi="Cambria Math"/>
                  <w:lang w:val="en-US"/>
                </w:rPr>
              </m:ctrlPr>
            </m:fPr>
            <m:num>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s</m:t>
                  </m:r>
                </m:sub>
              </m:sSub>
              <m:ctrlPr>
                <w:rPr>
                  <w:rFonts w:ascii="Cambria Math" w:hAnsi="Cambria Math"/>
                  <w:i/>
                  <w:lang w:val="en-US"/>
                </w:rPr>
              </m:ctrlPr>
            </m:num>
            <m:den>
              <m:r>
                <w:rPr>
                  <w:rFonts w:ascii="Cambria Math" w:hAnsi="Cambria Math"/>
                  <w:lang w:val="en-US"/>
                </w:rPr>
                <m:t>2</m:t>
              </m:r>
              <m:ctrlPr>
                <w:rPr>
                  <w:rFonts w:ascii="Cambria Math" w:hAnsi="Cambria Math"/>
                  <w:i/>
                  <w:lang w:val="en-US"/>
                </w:rPr>
              </m:ctrlPr>
            </m:den>
          </m:f>
          <m:f>
            <m:fPr>
              <m:ctrlPr>
                <w:rPr>
                  <w:rFonts w:ascii="Cambria Math" w:hAnsi="Cambria Math"/>
                  <w:lang w:val="en-US"/>
                </w:rPr>
              </m:ctrlPr>
            </m:fPr>
            <m:num>
              <m:r>
                <w:rPr>
                  <w:rFonts w:ascii="Cambria Math" w:hAnsi="Cambria Math"/>
                  <w:lang w:val="en-US"/>
                </w:rPr>
                <m:t>z+1</m:t>
              </m:r>
              <m:ctrlPr>
                <w:rPr>
                  <w:rFonts w:ascii="Cambria Math" w:hAnsi="Cambria Math"/>
                  <w:i/>
                  <w:lang w:val="en-US"/>
                </w:rPr>
              </m:ctrlPr>
            </m:num>
            <m:den>
              <m:r>
                <w:rPr>
                  <w:rFonts w:ascii="Cambria Math" w:hAnsi="Cambria Math"/>
                  <w:lang w:val="en-US"/>
                </w:rPr>
                <m:t>z-1</m:t>
              </m:r>
              <m:ctrlPr>
                <w:rPr>
                  <w:rFonts w:ascii="Cambria Math" w:hAnsi="Cambria Math"/>
                  <w:i/>
                  <w:lang w:val="en-US"/>
                </w:rPr>
              </m:ctrlPr>
            </m:den>
          </m:f>
        </m:oMath>
      </m:oMathPara>
    </w:p>
    <w:p w14:paraId="65AE60E3" w14:textId="30A2B37C" w:rsidR="007C663A" w:rsidRDefault="007C663A" w:rsidP="003D70B5">
      <w:pPr>
        <w:pStyle w:val="Heading2"/>
      </w:pPr>
      <w:bookmarkStart w:id="21" w:name="_Toc230250312"/>
      <w:r>
        <w:t>Các phương pháp triển khai bộ điều khiển PI trong miền rời rạc</w:t>
      </w:r>
      <w:bookmarkEnd w:id="21"/>
    </w:p>
    <w:p w14:paraId="534AE50A" w14:textId="27EE1DD5" w:rsidR="00964A64" w:rsidRDefault="009E1E9A" w:rsidP="00A80AD5">
      <w:pPr>
        <w:pStyle w:val="Heading3"/>
      </w:pPr>
      <w:bookmarkStart w:id="22" w:name="_Toc230250313"/>
      <w:r>
        <w:t xml:space="preserve">Bộ điều khiển </w:t>
      </w:r>
      <w:r w:rsidR="00E320F3">
        <w:t xml:space="preserve">PI </w:t>
      </w:r>
      <w:r w:rsidR="00055276">
        <w:t>với c</w:t>
      </w:r>
      <w:r w:rsidR="00E320F3">
        <w:t xml:space="preserve">lamping </w:t>
      </w:r>
      <w:r>
        <w:t xml:space="preserve">trong miền </w:t>
      </w:r>
      <w:r w:rsidR="00E320F3">
        <w:t>rời rạc</w:t>
      </w:r>
      <w:bookmarkEnd w:id="22"/>
    </w:p>
    <w:p w14:paraId="344A5DD9" w14:textId="051D31D7" w:rsidR="0055163B" w:rsidRPr="0055163B" w:rsidRDefault="0055163B" w:rsidP="0055163B">
      <w:pPr>
        <w:pStyle w:val="Heading4"/>
      </w:pPr>
      <w:r>
        <w:t>Nguyên lý hoạt động</w:t>
      </w:r>
    </w:p>
    <w:p w14:paraId="52331630" w14:textId="0CCCED8F" w:rsidR="00DE7DE1" w:rsidRDefault="006145E1" w:rsidP="00A13419">
      <w:r w:rsidRPr="00A13419">
        <w:rPr>
          <w:lang w:val="en-US"/>
        </w:rPr>
        <w:t xml:space="preserve">Trong mô phỏng lý tưởng, tín hiệu đầu ra của bộ điều khiển </w:t>
      </w:r>
      <m:oMath>
        <m:r>
          <w:rPr>
            <w:rFonts w:ascii="Cambria Math" w:hAnsi="Cambria Math"/>
            <w:lang w:val="en-US"/>
          </w:rPr>
          <m:t>u</m:t>
        </m:r>
        <m:d>
          <m:dPr>
            <m:ctrlPr>
              <w:rPr>
                <w:rFonts w:ascii="Cambria Math" w:hAnsi="Cambria Math"/>
                <w:i/>
                <w:lang w:val="en-US"/>
              </w:rPr>
            </m:ctrlPr>
          </m:dPr>
          <m:e>
            <m:r>
              <w:rPr>
                <w:rFonts w:ascii="Cambria Math" w:hAnsi="Cambria Math"/>
                <w:lang w:val="en-US"/>
              </w:rPr>
              <m:t>t</m:t>
            </m:r>
          </m:e>
        </m:d>
      </m:oMath>
      <w:r w:rsidRPr="00A13419">
        <w:rPr>
          <w:lang w:val="en-US"/>
        </w:rPr>
        <w:t xml:space="preserve"> có thể </w:t>
      </w:r>
      <w:r>
        <w:rPr>
          <w:lang w:val="en-US"/>
        </w:rPr>
        <w:t>đi</w:t>
      </w:r>
      <w:r>
        <w:t xml:space="preserve"> </w:t>
      </w:r>
      <w:r w:rsidRPr="00A13419">
        <w:rPr>
          <w:lang w:val="en-US"/>
        </w:rPr>
        <w:t xml:space="preserve">tới vô cực để sai </w:t>
      </w:r>
      <w:r w:rsidR="00021CE6">
        <w:rPr>
          <w:lang w:val="en-US"/>
        </w:rPr>
        <w:t>số</w:t>
      </w:r>
      <w:r w:rsidRPr="00A13419">
        <w:rPr>
          <w:lang w:val="en-US"/>
        </w:rPr>
        <w:t xml:space="preserve"> </w:t>
      </w:r>
      <m:oMath>
        <m:r>
          <w:rPr>
            <w:rFonts w:ascii="Cambria Math" w:hAnsi="Cambria Math"/>
            <w:lang w:val="en-US"/>
          </w:rPr>
          <m:t>e</m:t>
        </m:r>
        <m:d>
          <m:dPr>
            <m:ctrlPr>
              <w:rPr>
                <w:rFonts w:ascii="Cambria Math" w:hAnsi="Cambria Math"/>
                <w:i/>
                <w:lang w:val="en-US"/>
              </w:rPr>
            </m:ctrlPr>
          </m:dPr>
          <m:e>
            <m:r>
              <w:rPr>
                <w:rFonts w:ascii="Cambria Math" w:hAnsi="Cambria Math"/>
                <w:lang w:val="en-US"/>
              </w:rPr>
              <m:t>t</m:t>
            </m:r>
          </m:e>
        </m:d>
      </m:oMath>
      <w:r w:rsidRPr="00A13419">
        <w:rPr>
          <w:lang w:val="en-US"/>
        </w:rPr>
        <w:t xml:space="preserve"> về </w:t>
      </w:r>
      <w:r>
        <w:rPr>
          <w:lang w:val="en-US"/>
        </w:rPr>
        <w:t>không</w:t>
      </w:r>
      <w:r>
        <w:t xml:space="preserve"> nhưng h</w:t>
      </w:r>
      <w:r w:rsidR="003F5F90">
        <w:t xml:space="preserve">ệ thống mạch inverter có </w:t>
      </w:r>
      <w:r w:rsidR="00B96590" w:rsidRPr="00B96590">
        <w:t>ngưỡng giới hạn vật lý</w:t>
      </w:r>
      <w:r w:rsidR="003F5F90">
        <w:t xml:space="preserve"> bởi có sự giới hạn về dòng </w:t>
      </w:r>
      <w:r w:rsidR="00D84D68">
        <w:t>điện và điện áp.</w:t>
      </w:r>
      <w:r w:rsidR="00B96590" w:rsidRPr="00B96590">
        <w:t xml:space="preserve"> Khi hệ thống chạm ngưỡng </w:t>
      </w:r>
      <w:r w:rsidR="00D84D68">
        <w:t>của dòng và áp này</w:t>
      </w:r>
      <w:r w:rsidR="00B96590" w:rsidRPr="00B96590">
        <w:t xml:space="preserve"> nhưng chưa đạt được giá trị đặt, khâu tích phân sẽ liên tục cộng dồn sai số, dẫn đến hiện tượng "wind-up" làm ngõ ra bị giữ ở mức bão hòa quá lâu. </w:t>
      </w:r>
    </w:p>
    <w:p w14:paraId="67BB9ACF" w14:textId="1E0357C6" w:rsidR="001A706E" w:rsidRDefault="00B96590" w:rsidP="006145E1">
      <w:r w:rsidRPr="00B96590">
        <w:t>Phương pháp Clamping giải quyết vấn đề này bằng cách</w:t>
      </w:r>
      <w:r w:rsidR="00D84D68" w:rsidRPr="00B96590">
        <w:t xml:space="preserve"> </w:t>
      </w:r>
      <w:r w:rsidRPr="00B96590">
        <w:t>khóa</w:t>
      </w:r>
      <w:r w:rsidR="00D84D68">
        <w:t xml:space="preserve"> </w:t>
      </w:r>
      <w:r w:rsidRPr="00B96590">
        <w:t>khâu tích phân ngay khi phát hiện tín hiệu điều khiển vượt ngưỡng.</w:t>
      </w:r>
      <w:r w:rsidR="000A72BF">
        <w:t xml:space="preserve"> </w:t>
      </w:r>
      <w:r w:rsidR="001A706E" w:rsidRPr="001A706E">
        <w:t xml:space="preserve">Thuật toán Clamping rời rạc hoạt động dựa trên nguyên tắc kiểm soát luồng điều </w:t>
      </w:r>
      <w:r w:rsidR="005B3AF7">
        <w:t>kiện.</w:t>
      </w:r>
      <w:r w:rsidR="006145E1">
        <w:t xml:space="preserve"> </w:t>
      </w:r>
      <w:r w:rsidR="001A706E" w:rsidRPr="001A706E">
        <w:t xml:space="preserve">Quá trình tích phân </w:t>
      </w:r>
      <w:r w:rsidR="005B3AF7">
        <w:t xml:space="preserve">khi </w:t>
      </w:r>
      <w:r w:rsidR="001A706E" w:rsidRPr="001A706E">
        <w:t>cộng dồn sai</w:t>
      </w:r>
      <w:r w:rsidR="005B3AF7">
        <w:t xml:space="preserve"> lệch </w:t>
      </w:r>
      <w:r w:rsidR="001A706E" w:rsidRPr="001A706E">
        <w:t xml:space="preserve">sẽ bị can thiệp bởi một khối chuyển mạch. Thuật toán sẽ chủ động </w:t>
      </w:r>
      <w:r w:rsidR="001A706E" w:rsidRPr="005B3AF7">
        <w:t xml:space="preserve">tạm dừng </w:t>
      </w:r>
      <w:r w:rsidR="001A706E" w:rsidRPr="001A706E">
        <w:t xml:space="preserve">khâu tích phân khi và chỉ khi hai điều kiện logic sau đây đồng thời được thỏa </w:t>
      </w:r>
      <w:r w:rsidR="005B3AF7">
        <w:t>mãn:</w:t>
      </w:r>
    </w:p>
    <w:p w14:paraId="65AC4A9F" w14:textId="657446DA" w:rsidR="00B84A15" w:rsidRPr="00B6028D" w:rsidRDefault="00B84A15" w:rsidP="00B6028D">
      <w:pPr>
        <w:pStyle w:val="ListParagraph"/>
        <w:numPr>
          <w:ilvl w:val="0"/>
          <w:numId w:val="44"/>
        </w:numPr>
        <w:rPr>
          <w:lang w:val="en-US"/>
        </w:rPr>
      </w:pPr>
      <w:r w:rsidRPr="00B6028D">
        <w:rPr>
          <w:lang w:val="en-US"/>
        </w:rPr>
        <w:t xml:space="preserve">Điều kiện quá </w:t>
      </w:r>
      <w:r w:rsidR="00714A3F" w:rsidRPr="00B6028D">
        <w:rPr>
          <w:lang w:val="en-US"/>
        </w:rPr>
        <w:t>ngưỡng</w:t>
      </w:r>
      <w:r w:rsidR="00714A3F">
        <w:t xml:space="preserve">: </w:t>
      </w:r>
      <w:r w:rsidRPr="00B6028D">
        <w:rPr>
          <w:lang w:val="en-US"/>
        </w:rPr>
        <w:t xml:space="preserve">Tổng tín hiệu điều khiển nội bộ tính toán ra đã lớn hơn hoặc nhỏ hơn các ngưỡng giới hạn đầu ra vật lý </w:t>
      </w:r>
      <m:oMath>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min</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max</m:t>
                </m:r>
              </m:sub>
            </m:sSub>
          </m:e>
        </m:d>
      </m:oMath>
      <w:r w:rsidRPr="00B6028D">
        <w:rPr>
          <w:rFonts w:eastAsiaTheme="minorEastAsia"/>
        </w:rPr>
        <w:t xml:space="preserve"> đối với </w:t>
      </w:r>
      <w:r w:rsidR="006145E1" w:rsidRPr="00B6028D">
        <w:rPr>
          <w:rFonts w:eastAsiaTheme="minorEastAsia"/>
        </w:rPr>
        <w:t xml:space="preserve">vòng </w:t>
      </w:r>
      <w:r w:rsidR="0072743D" w:rsidRPr="00B6028D">
        <w:rPr>
          <w:rFonts w:eastAsiaTheme="minorEastAsia"/>
        </w:rPr>
        <w:t xml:space="preserve">tốc độ </w:t>
      </w:r>
      <w:r w:rsidRPr="00B6028D">
        <w:rPr>
          <w:rFonts w:eastAsiaTheme="minorEastAsia"/>
        </w:rPr>
        <w:t xml:space="preserve">và </w:t>
      </w:r>
      <m:oMath>
        <m:r>
          <w:rPr>
            <w:rFonts w:ascii="Cambria Math" w:eastAsiaTheme="minorEastAsia" w:hAnsi="Cambria Math"/>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max</m:t>
            </m:r>
          </m:sub>
        </m:sSub>
        <m:r>
          <w:rPr>
            <w:rFonts w:ascii="Cambria Math" w:hAnsi="Cambria Math"/>
            <w:lang w:val="en-US"/>
          </w:rPr>
          <m:t>,</m:t>
        </m:r>
      </m:oMath>
      <w:r w:rsidR="0072743D" w:rsidRPr="00B6028D">
        <w:rPr>
          <w:rFonts w:eastAsiaTheme="minorEastAsia"/>
        </w:rPr>
        <w:t xml:space="preserve"> </w:t>
      </w:r>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min</m:t>
            </m:r>
          </m:sub>
        </m:sSub>
        <m:r>
          <w:rPr>
            <w:rFonts w:ascii="Cambria Math" w:hAnsi="Cambria Math"/>
            <w:lang w:val="en-US"/>
          </w:rPr>
          <m:t>]</m:t>
        </m:r>
      </m:oMath>
      <w:r w:rsidR="0072743D" w:rsidRPr="00B6028D">
        <w:rPr>
          <w:rFonts w:eastAsiaTheme="minorEastAsia"/>
        </w:rPr>
        <w:t xml:space="preserve"> với vòng dòng điện.</w:t>
      </w:r>
    </w:p>
    <w:p w14:paraId="1BC69829" w14:textId="2BB858F0" w:rsidR="002E25B9" w:rsidRDefault="00714A3F" w:rsidP="00B6028D">
      <w:pPr>
        <w:pStyle w:val="ListParagraph"/>
        <w:numPr>
          <w:ilvl w:val="0"/>
          <w:numId w:val="44"/>
        </w:numPr>
      </w:pPr>
      <w:r w:rsidRPr="00714A3F">
        <w:t xml:space="preserve">Điều kiện cùng dấu: Tín hiệu lỗi đầu vào </w:t>
      </w:r>
      <m:oMath>
        <m:r>
          <w:rPr>
            <w:rFonts w:ascii="Cambria Math" w:hAnsi="Cambria Math"/>
          </w:rPr>
          <m:t>e</m:t>
        </m:r>
        <m:d>
          <m:dPr>
            <m:ctrlPr>
              <w:rPr>
                <w:rFonts w:ascii="Cambria Math" w:hAnsi="Cambria Math"/>
                <w:i/>
              </w:rPr>
            </m:ctrlPr>
          </m:dPr>
          <m:e>
            <m:r>
              <w:rPr>
                <w:rFonts w:ascii="Cambria Math" w:hAnsi="Cambria Math"/>
              </w:rPr>
              <m:t>k</m:t>
            </m:r>
          </m:e>
        </m:d>
      </m:oMath>
      <w:r w:rsidRPr="00714A3F">
        <w:t xml:space="preserve"> có cùng dấu với sự vượt ngưỡng. Nếu điều kiện này xảy ra</w:t>
      </w:r>
      <w:r w:rsidR="00CB1AEC">
        <w:t xml:space="preserve"> nghĩa là</w:t>
      </w:r>
      <w:r w:rsidRPr="00714A3F">
        <w:t xml:space="preserve"> bộ điều khiển vẫn đang </w:t>
      </w:r>
      <w:r w:rsidR="00CB1AEC">
        <w:t xml:space="preserve">tăng giá trị </w:t>
      </w:r>
      <w:r w:rsidRPr="00714A3F">
        <w:t xml:space="preserve">tín hiệu tích phân tiến vào vùng bão hòa sâu. </w:t>
      </w:r>
    </w:p>
    <w:p w14:paraId="0E124DB6" w14:textId="375A452F" w:rsidR="005B3AF7" w:rsidRDefault="00714A3F" w:rsidP="002E25B9">
      <w:pPr>
        <w:ind w:firstLine="0"/>
      </w:pPr>
      <w:r w:rsidRPr="00714A3F">
        <w:t xml:space="preserve">Ví dụ, nếu van đang mở 100% (bão hòa dương) và sai lệch </w:t>
      </w:r>
      <m:oMath>
        <m:r>
          <w:rPr>
            <w:rFonts w:ascii="Cambria Math" w:hAnsi="Cambria Math"/>
          </w:rPr>
          <m:t>e</m:t>
        </m:r>
        <m:d>
          <m:dPr>
            <m:ctrlPr>
              <w:rPr>
                <w:rFonts w:ascii="Cambria Math" w:hAnsi="Cambria Math"/>
                <w:i/>
              </w:rPr>
            </m:ctrlPr>
          </m:dPr>
          <m:e>
            <m:r>
              <w:rPr>
                <w:rFonts w:ascii="Cambria Math" w:hAnsi="Cambria Math"/>
              </w:rPr>
              <m:t>k</m:t>
            </m:r>
          </m:e>
        </m:d>
      </m:oMath>
      <w:r w:rsidRPr="00714A3F">
        <w:t xml:space="preserve"> vẫn dương </w:t>
      </w:r>
      <w:r w:rsidR="002E25B9">
        <w:t xml:space="preserve">thì </w:t>
      </w:r>
      <w:r w:rsidRPr="00714A3F">
        <w:t xml:space="preserve">hệ thống xác định việc tiếp tục tích phân là hoàn toàn vô dụng và có </w:t>
      </w:r>
      <w:r w:rsidR="002E25B9">
        <w:t>hại.</w:t>
      </w:r>
    </w:p>
    <w:p w14:paraId="7F91CD51" w14:textId="37F0281E" w:rsidR="00761739" w:rsidRPr="00761739" w:rsidRDefault="006C1E14" w:rsidP="00761739">
      <w:pPr>
        <w:rPr>
          <w:lang w:val="en-US"/>
        </w:rPr>
      </w:pPr>
      <w:r w:rsidRPr="006C1E14">
        <w:rPr>
          <w:lang w:val="en-US"/>
        </w:rPr>
        <w:t xml:space="preserve">Ngay khi cụm sự hội tụ của hai điều kiện này, đường truyền dẫn tín hiệu </w:t>
      </w:r>
      <m:oMath>
        <m:r>
          <w:rPr>
            <w:rFonts w:ascii="Cambria Math" w:hAnsi="Cambria Math"/>
            <w:lang w:val="en-US"/>
          </w:rPr>
          <m:t>e</m:t>
        </m:r>
        <m:d>
          <m:dPr>
            <m:ctrlPr>
              <w:rPr>
                <w:rFonts w:ascii="Cambria Math" w:hAnsi="Cambria Math"/>
                <w:i/>
                <w:lang w:val="en-US"/>
              </w:rPr>
            </m:ctrlPr>
          </m:dPr>
          <m:e>
            <m:r>
              <w:rPr>
                <w:rFonts w:ascii="Cambria Math" w:hAnsi="Cambria Math"/>
                <w:lang w:val="en-US"/>
              </w:rPr>
              <m:t>k</m:t>
            </m:r>
          </m:e>
        </m:d>
      </m:oMath>
      <w:r w:rsidRPr="006C1E14">
        <w:rPr>
          <w:lang w:val="en-US"/>
        </w:rPr>
        <w:t xml:space="preserve"> vào khối tích lũy bộ nhớ của khâu tích phân sẽ bị ngắt. Do đó, giá trị của bộ tích phân được </w:t>
      </w:r>
      <w:r>
        <w:rPr>
          <w:lang w:val="en-US"/>
        </w:rPr>
        <w:t>cố</w:t>
      </w:r>
      <w:r>
        <w:t xml:space="preserve"> định </w:t>
      </w:r>
      <w:r w:rsidRPr="006C1E14">
        <w:rPr>
          <w:lang w:val="en-US"/>
        </w:rPr>
        <w:t xml:space="preserve">tại </w:t>
      </w:r>
      <w:r w:rsidRPr="006C1E14">
        <w:rPr>
          <w:lang w:val="en-US"/>
        </w:rPr>
        <w:lastRenderedPageBreak/>
        <w:t>chính giá trị ở thời điểm xảy ra bão hòa.</w:t>
      </w:r>
      <w:r w:rsidR="00761739">
        <w:t xml:space="preserve"> Ngược lại </w:t>
      </w:r>
      <w:r w:rsidR="00761739">
        <w:rPr>
          <w:lang w:val="en-US"/>
        </w:rPr>
        <w:t>k</w:t>
      </w:r>
      <w:r w:rsidR="00761739" w:rsidRPr="00761739">
        <w:rPr>
          <w:lang w:val="en-US"/>
        </w:rPr>
        <w:t xml:space="preserve">hi tín hiệu sai lệch </w:t>
      </w:r>
      <m:oMath>
        <m:r>
          <w:rPr>
            <w:rFonts w:ascii="Cambria Math" w:hAnsi="Cambria Math"/>
            <w:lang w:val="en-US"/>
          </w:rPr>
          <m:t>e</m:t>
        </m:r>
        <m:d>
          <m:dPr>
            <m:ctrlPr>
              <w:rPr>
                <w:rFonts w:ascii="Cambria Math" w:hAnsi="Cambria Math"/>
                <w:i/>
                <w:lang w:val="en-US"/>
              </w:rPr>
            </m:ctrlPr>
          </m:dPr>
          <m:e>
            <m:r>
              <w:rPr>
                <w:rFonts w:ascii="Cambria Math" w:hAnsi="Cambria Math"/>
                <w:lang w:val="en-US"/>
              </w:rPr>
              <m:t>k</m:t>
            </m:r>
          </m:e>
        </m:d>
      </m:oMath>
      <w:r w:rsidR="00761739" w:rsidRPr="00761739">
        <w:rPr>
          <w:lang w:val="en-US"/>
        </w:rPr>
        <w:t xml:space="preserve"> đổi dấu </w:t>
      </w:r>
      <w:r w:rsidR="00BE19E9">
        <w:rPr>
          <w:lang w:val="en-US"/>
        </w:rPr>
        <w:t>thì</w:t>
      </w:r>
      <w:r w:rsidR="00BE19E9">
        <w:t xml:space="preserve"> </w:t>
      </w:r>
      <w:r w:rsidR="00761739" w:rsidRPr="00761739">
        <w:rPr>
          <w:lang w:val="en-US"/>
        </w:rPr>
        <w:t>hệ thống đang cần điều chỉnh theo hướng ngược lại để kéo tín hiệu ra khỏi vùng bão hòa, và việc tích phân các sai số âm này là cần thiết để triệt tiêu năng lượng tích lũy một cách nhanh chóng.</w:t>
      </w:r>
    </w:p>
    <w:p w14:paraId="5FC0D45B" w14:textId="6BAC8E13" w:rsidR="006C1E14" w:rsidRDefault="0055163B" w:rsidP="0055163B">
      <w:pPr>
        <w:pStyle w:val="Heading4"/>
      </w:pPr>
      <w:r>
        <w:t>Xây dựng mô hình matlab simulink</w:t>
      </w:r>
    </w:p>
    <w:p w14:paraId="27AB5AFA" w14:textId="0CBDC92D" w:rsidR="0055163B" w:rsidRDefault="00935D9E" w:rsidP="0055163B">
      <w:r>
        <w:t xml:space="preserve">Đầu tiên để xây dựng mô hình ta có </w:t>
      </w:r>
      <w:r w:rsidR="006265F6">
        <w:t xml:space="preserve">công thức của bộ PI </w:t>
      </w:r>
      <w:r w:rsidR="003B34C0">
        <w:t>đã áp dụng phương pháp biến đổi Foward Euler:</w:t>
      </w:r>
    </w:p>
    <w:p w14:paraId="742EB876" w14:textId="535AC6CC" w:rsidR="006C1E14" w:rsidRPr="008F0313" w:rsidRDefault="00000000" w:rsidP="00BF07B8">
      <w:pPr>
        <w:rPr>
          <w:rFonts w:eastAsiaTheme="minorEastAsia"/>
        </w:rPr>
      </w:pPr>
      <m:oMathPara>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 xml:space="preserve">Foward </m:t>
              </m:r>
              <m:r>
                <w:rPr>
                  <w:rFonts w:ascii="Cambria Math" w:hAnsi="Cambria Math"/>
                </w:rPr>
                <m:t>Euler</m:t>
              </m:r>
            </m:sub>
          </m:sSub>
          <m:d>
            <m:dPr>
              <m:ctrlPr>
                <w:rPr>
                  <w:rFonts w:ascii="Cambria Math" w:hAnsi="Cambria Math"/>
                  <w:i/>
                  <w:lang w:val="en-US"/>
                </w:rPr>
              </m:ctrlPr>
            </m:dPr>
            <m:e>
              <m:r>
                <w:rPr>
                  <w:rFonts w:ascii="Cambria Math" w:hAnsi="Cambria Math"/>
                  <w:lang w:val="en-US"/>
                </w:rPr>
                <m:t>z</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p</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s</m:t>
              </m:r>
            </m:sub>
          </m:sSub>
          <m:f>
            <m:fPr>
              <m:ctrlPr>
                <w:rPr>
                  <w:rFonts w:ascii="Cambria Math" w:hAnsi="Cambria Math"/>
                  <w:lang w:val="en-US"/>
                </w:rPr>
              </m:ctrlPr>
            </m:fPr>
            <m:num>
              <m:r>
                <w:rPr>
                  <w:rFonts w:ascii="Cambria Math" w:hAnsi="Cambria Math"/>
                  <w:lang w:val="en-US"/>
                </w:rPr>
                <m:t>1</m:t>
              </m:r>
              <m:ctrlPr>
                <w:rPr>
                  <w:rFonts w:ascii="Cambria Math" w:hAnsi="Cambria Math"/>
                  <w:i/>
                  <w:lang w:val="en-US"/>
                </w:rPr>
              </m:ctrlPr>
            </m:num>
            <m:den>
              <m:r>
                <w:rPr>
                  <w:rFonts w:ascii="Cambria Math" w:hAnsi="Cambria Math"/>
                  <w:lang w:val="en-US"/>
                </w:rPr>
                <m:t>z-1</m:t>
              </m:r>
              <m:ctrlPr>
                <w:rPr>
                  <w:rFonts w:ascii="Cambria Math" w:hAnsi="Cambria Math"/>
                  <w:i/>
                  <w:lang w:val="en-US"/>
                </w:rPr>
              </m:ctrlPr>
            </m:den>
          </m:f>
        </m:oMath>
      </m:oMathPara>
    </w:p>
    <w:p w14:paraId="4489E15B" w14:textId="68326CBB" w:rsidR="008F0313" w:rsidRPr="00A24828" w:rsidRDefault="008F0313" w:rsidP="008F0313">
      <w:pPr>
        <w:ind w:firstLine="0"/>
        <w:rPr>
          <w:rFonts w:eastAsiaTheme="minorEastAsia"/>
        </w:rPr>
      </w:pPr>
      <w:r w:rsidRPr="008F0313">
        <w:rPr>
          <w:rFonts w:eastAsiaTheme="minorEastAsia"/>
          <w:lang w:val="en-US"/>
        </w:rPr>
        <w:t xml:space="preserve">Tính giá trị </w:t>
      </w:r>
      <w:r w:rsidR="00A24828">
        <w:rPr>
          <w:rFonts w:eastAsiaTheme="minorEastAsia"/>
          <w:lang w:val="en-US"/>
        </w:rPr>
        <w:t>sai</w:t>
      </w:r>
      <w:r w:rsidR="00A24828">
        <w:rPr>
          <w:rFonts w:eastAsiaTheme="minorEastAsia"/>
        </w:rPr>
        <w:t xml:space="preserve"> số đầu </w:t>
      </w:r>
      <w:r w:rsidR="00066BC9">
        <w:rPr>
          <w:rFonts w:eastAsiaTheme="minorEastAsia"/>
        </w:rPr>
        <w:t>vào:</w:t>
      </w:r>
    </w:p>
    <w:p w14:paraId="5FA4CE21" w14:textId="0735698C" w:rsidR="00BB0104" w:rsidRPr="00BB0104" w:rsidRDefault="001750B9" w:rsidP="00BB0104">
      <w:pPr>
        <w:rPr>
          <w:rFonts w:eastAsiaTheme="minorEastAsia"/>
          <w:i/>
        </w:rPr>
      </w:pPr>
      <m:oMathPara>
        <m:oMath>
          <m:r>
            <w:rPr>
              <w:rFonts w:ascii="Cambria Math" w:eastAsiaTheme="minorEastAsia" w:hAnsi="Cambria Math"/>
              <w:lang w:val="en-US"/>
            </w:rPr>
            <m:t>Error=e</m:t>
          </m:r>
          <m:d>
            <m:dPr>
              <m:begChr m:val="["/>
              <m:endChr m:val="]"/>
              <m:ctrlPr>
                <w:rPr>
                  <w:rFonts w:ascii="Cambria Math" w:eastAsiaTheme="minorEastAsia" w:hAnsi="Cambria Math"/>
                  <w:i/>
                  <w:lang w:val="en-US"/>
                </w:rPr>
              </m:ctrlPr>
            </m:dPr>
            <m:e>
              <m:r>
                <w:rPr>
                  <w:rFonts w:ascii="Cambria Math" w:eastAsiaTheme="minorEastAsia" w:hAnsi="Cambria Math"/>
                  <w:lang w:val="en-US"/>
                </w:rPr>
                <m:t>k+</m:t>
              </m:r>
              <m:r>
                <w:rPr>
                  <w:rFonts w:ascii="Cambria Math" w:eastAsiaTheme="minorEastAsia" w:hAnsi="Cambria Math"/>
                </w:rPr>
                <m:t>1</m:t>
              </m:r>
            </m:e>
          </m:d>
          <m:r>
            <w:rPr>
              <w:rFonts w:ascii="Cambria Math" w:eastAsiaTheme="minorEastAsia" w:hAnsi="Cambria Math"/>
              <w:lang w:val="en-US"/>
            </w:rPr>
            <m:t>-e</m:t>
          </m:r>
          <m:d>
            <m:dPr>
              <m:begChr m:val="["/>
              <m:endChr m:val="]"/>
              <m:ctrlPr>
                <w:rPr>
                  <w:rFonts w:ascii="Cambria Math" w:eastAsiaTheme="minorEastAsia" w:hAnsi="Cambria Math"/>
                  <w:i/>
                  <w:lang w:val="en-US"/>
                </w:rPr>
              </m:ctrlPr>
            </m:dPr>
            <m:e>
              <m:r>
                <w:rPr>
                  <w:rFonts w:ascii="Cambria Math" w:eastAsiaTheme="minorEastAsia" w:hAnsi="Cambria Math"/>
                </w:rPr>
                <m:t>k</m:t>
              </m:r>
              <m:ctrlPr>
                <w:rPr>
                  <w:rFonts w:ascii="Cambria Math" w:eastAsiaTheme="minorEastAsia" w:hAnsi="Cambria Math"/>
                  <w:i/>
                </w:rPr>
              </m:ctrlPr>
            </m:e>
          </m:d>
        </m:oMath>
      </m:oMathPara>
    </w:p>
    <w:p w14:paraId="641F24C9" w14:textId="66A31614" w:rsidR="00BB0104" w:rsidRPr="00BB0104" w:rsidRDefault="00BB0104" w:rsidP="00BB0104">
      <w:pPr>
        <w:ind w:firstLine="0"/>
        <w:rPr>
          <w:rFonts w:eastAsiaTheme="minorEastAsia"/>
          <w:iCs/>
          <w:lang w:val="en-US"/>
        </w:rPr>
      </w:pPr>
      <w:r w:rsidRPr="00BB0104">
        <w:rPr>
          <w:rFonts w:eastAsiaTheme="minorEastAsia"/>
          <w:iCs/>
          <w:lang w:val="en-US"/>
        </w:rPr>
        <w:t xml:space="preserve">Phương trình </w:t>
      </w:r>
      <w:r w:rsidR="00281576">
        <w:rPr>
          <w:rFonts w:eastAsiaTheme="minorEastAsia"/>
          <w:iCs/>
          <w:lang w:val="en-US"/>
        </w:rPr>
        <w:t>s</w:t>
      </w:r>
      <w:r w:rsidRPr="00BB0104">
        <w:rPr>
          <w:rFonts w:eastAsiaTheme="minorEastAsia"/>
          <w:iCs/>
          <w:lang w:val="en-US"/>
        </w:rPr>
        <w:t xml:space="preserve">ai phân </w:t>
      </w:r>
      <w:r>
        <w:rPr>
          <w:rFonts w:eastAsiaTheme="minorEastAsia"/>
          <w:iCs/>
          <w:lang w:val="en-US"/>
        </w:rPr>
        <w:t>t</w:t>
      </w:r>
      <w:r w:rsidRPr="00BB0104">
        <w:rPr>
          <w:rFonts w:eastAsiaTheme="minorEastAsia"/>
          <w:iCs/>
          <w:lang w:val="en-US"/>
        </w:rPr>
        <w:t xml:space="preserve">uyến tính của bộ điều khiển </w:t>
      </w:r>
      <w:r>
        <w:rPr>
          <w:rFonts w:eastAsiaTheme="minorEastAsia"/>
          <w:iCs/>
          <w:lang w:val="en-US"/>
        </w:rPr>
        <w:t>PI</w:t>
      </w:r>
      <w:r w:rsidRPr="00BB0104">
        <w:rPr>
          <w:rFonts w:eastAsiaTheme="minorEastAsia"/>
          <w:iCs/>
          <w:lang w:val="en-US"/>
        </w:rPr>
        <w:t xml:space="preserve"> :</w:t>
      </w:r>
    </w:p>
    <w:p w14:paraId="17FBE2B5" w14:textId="2E1074B1" w:rsidR="006D7455" w:rsidRPr="00F72237" w:rsidRDefault="002A212F" w:rsidP="006D7455">
      <w:pPr>
        <w:rPr>
          <w:rFonts w:ascii="Cambria Math" w:eastAsiaTheme="minorEastAsia" w:hAnsi="Cambria Math"/>
          <w:i/>
          <w:iCs/>
        </w:rPr>
      </w:pPr>
      <m:oMathPara>
        <m:oMath>
          <m:r>
            <w:rPr>
              <w:rFonts w:ascii="Cambria Math" w:eastAsiaTheme="minorEastAsia" w:hAnsi="Cambria Math"/>
              <w:lang w:val="en-US"/>
            </w:rPr>
            <m:t>u</m:t>
          </m:r>
          <m:d>
            <m:dPr>
              <m:begChr m:val="["/>
              <m:endChr m:val="]"/>
              <m:ctrlPr>
                <w:rPr>
                  <w:rFonts w:ascii="Cambria Math" w:eastAsiaTheme="minorEastAsia" w:hAnsi="Cambria Math"/>
                  <w:i/>
                  <w:iCs/>
                  <w:lang w:val="en-US"/>
                </w:rPr>
              </m:ctrlPr>
            </m:dPr>
            <m:e>
              <m:r>
                <w:rPr>
                  <w:rFonts w:ascii="Cambria Math" w:eastAsiaTheme="minorEastAsia" w:hAnsi="Cambria Math"/>
                  <w:lang w:val="en-US"/>
                </w:rPr>
                <m:t>k</m:t>
              </m:r>
            </m:e>
          </m:d>
          <m:r>
            <w:rPr>
              <w:rFonts w:ascii="Cambria Math" w:eastAsiaTheme="minorEastAsia" w:hAnsi="Cambria Math"/>
              <w:lang w:val="en-US"/>
            </w:rPr>
            <m:t>=</m:t>
          </m:r>
          <m:r>
            <w:rPr>
              <w:rFonts w:ascii="Cambria Math" w:eastAsiaTheme="minorEastAsia" w:hAnsi="Cambria Math"/>
              <w:lang w:val="en-US"/>
            </w:rPr>
            <m:t>u[</m:t>
          </m:r>
          <m:r>
            <w:rPr>
              <w:rFonts w:ascii="Cambria Math" w:eastAsiaTheme="minorEastAsia" w:hAnsi="Cambria Math"/>
            </w:rPr>
            <m:t>k-1]</m:t>
          </m:r>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m:t>
              </m:r>
              <m:r>
                <w:rPr>
                  <w:rFonts w:ascii="Cambria Math" w:eastAsiaTheme="minorEastAsia" w:hAnsi="Cambria Math"/>
                </w:rPr>
                <m:t>K</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K</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s</m:t>
              </m:r>
            </m:sub>
          </m:sSub>
          <m:r>
            <w:rPr>
              <w:rFonts w:ascii="Cambria Math" w:eastAsiaTheme="minorEastAsia" w:hAnsi="Cambria Math"/>
            </w:rPr>
            <m:t>)</m:t>
          </m:r>
          <m:r>
            <w:rPr>
              <w:rFonts w:ascii="Cambria Math" w:eastAsiaTheme="minorEastAsia" w:hAnsi="Cambria Math"/>
            </w:rPr>
            <m:t>∙e[k]+</m:t>
          </m:r>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K</m:t>
              </m:r>
            </m:e>
            <m:sub>
              <m:r>
                <w:rPr>
                  <w:rFonts w:ascii="Cambria Math" w:eastAsiaTheme="minorEastAsia" w:hAnsi="Cambria Math"/>
                </w:rPr>
                <m:t>p</m:t>
              </m:r>
            </m:sub>
          </m:sSub>
          <m:r>
            <w:rPr>
              <w:rFonts w:ascii="Cambria Math" w:eastAsiaTheme="minorEastAsia" w:hAnsi="Cambria Math"/>
            </w:rPr>
            <m:t>)∙e[k-1]</m:t>
          </m:r>
        </m:oMath>
      </m:oMathPara>
    </w:p>
    <w:p w14:paraId="45ABE155" w14:textId="494112B9" w:rsidR="00B60944" w:rsidRDefault="0042670F" w:rsidP="00E7542C">
      <w:pPr>
        <w:rPr>
          <w:rFonts w:eastAsiaTheme="minorEastAsia"/>
          <w:iCs/>
        </w:rPr>
      </w:pPr>
      <w:r>
        <w:rPr>
          <w:rFonts w:eastAsiaTheme="minorEastAsia"/>
          <w:iCs/>
        </w:rPr>
        <w:t>Phần dead zone có</w:t>
      </w:r>
      <w:r w:rsidR="00D567C4">
        <w:rPr>
          <w:rFonts w:eastAsiaTheme="minorEastAsia"/>
          <w:iCs/>
        </w:rPr>
        <w:t xml:space="preserve"> chức </w:t>
      </w:r>
      <w:r w:rsidR="00F06691">
        <w:rPr>
          <w:rFonts w:eastAsiaTheme="minorEastAsia"/>
          <w:iCs/>
        </w:rPr>
        <w:t>năng</w:t>
      </w:r>
      <w:r w:rsidR="00B60944" w:rsidRPr="00B60944">
        <w:rPr>
          <w:rFonts w:eastAsiaTheme="minorEastAsia"/>
          <w:iCs/>
        </w:rPr>
        <w:t xml:space="preserve"> </w:t>
      </w:r>
      <w:r w:rsidR="00F06691">
        <w:rPr>
          <w:rFonts w:eastAsiaTheme="minorEastAsia"/>
          <w:iCs/>
        </w:rPr>
        <w:t>giới hạn đầu ra</w:t>
      </w:r>
      <w:r w:rsidR="0034013C">
        <w:rPr>
          <w:rFonts w:eastAsiaTheme="minorEastAsia"/>
          <w:iCs/>
        </w:rPr>
        <w:t xml:space="preserve"> ở mức giới hạn cho phép </w:t>
      </w:r>
      <w:r w:rsidR="00B9439D">
        <w:rPr>
          <w:rFonts w:eastAsiaTheme="minorEastAsia"/>
          <w:iCs/>
        </w:rPr>
        <w:t>có khối giới hạn (Khối saturation) với đầu ra tại vị trí deadzone như sau:</w:t>
      </w:r>
    </w:p>
    <w:p w14:paraId="613684BD" w14:textId="7FA221F7" w:rsidR="0015698C" w:rsidRPr="0015698C" w:rsidRDefault="0015698C" w:rsidP="0015698C">
      <w:pPr>
        <w:ind w:firstLine="0"/>
        <w:rPr>
          <w:rFonts w:ascii="Cambria Math" w:eastAsiaTheme="minorEastAsia" w:hAnsi="Cambria Math"/>
          <w:i/>
          <w:iCs/>
        </w:rPr>
      </w:pPr>
      <m:oMathPara>
        <m:oMath>
          <m:r>
            <m:rPr>
              <m:sty m:val="p"/>
            </m:rPr>
            <w:rPr>
              <w:rFonts w:ascii="Cambria Math" w:eastAsiaTheme="minorEastAsia" w:hAnsi="Cambria Math"/>
              <w:lang w:val="en-US"/>
            </w:rPr>
            <m:t>Δ</m:t>
          </m:r>
          <m:r>
            <w:rPr>
              <w:rFonts w:ascii="Cambria Math" w:eastAsiaTheme="minorEastAsia" w:hAnsi="Cambria Math"/>
              <w:lang w:val="en-US"/>
            </w:rPr>
            <m:t>u=</m:t>
          </m:r>
          <m:sSub>
            <m:sSubPr>
              <m:ctrlPr>
                <w:rPr>
                  <w:rFonts w:ascii="Cambria Math" w:eastAsiaTheme="minorEastAsia" w:hAnsi="Cambria Math"/>
                  <w:i/>
                  <w:iCs/>
                  <w:lang w:val="en-US"/>
                </w:rPr>
              </m:ctrlPr>
            </m:sSubPr>
            <m:e>
              <m:r>
                <w:rPr>
                  <w:rFonts w:ascii="Cambria Math" w:eastAsiaTheme="minorEastAsia" w:hAnsi="Cambria Math"/>
                  <w:lang w:val="en-US"/>
                </w:rPr>
                <m:t>u</m:t>
              </m:r>
            </m:e>
            <m:sub>
              <m:r>
                <w:rPr>
                  <w:rFonts w:ascii="Cambria Math" w:eastAsiaTheme="minorEastAsia" w:hAnsi="Cambria Math"/>
                  <w:lang w:val="en-US"/>
                </w:rPr>
                <m:t>pre</m:t>
              </m:r>
            </m:sub>
          </m:sSub>
          <m:r>
            <w:rPr>
              <w:rFonts w:ascii="Cambria Math" w:eastAsiaTheme="minorEastAsia" w:hAnsi="Cambria Math"/>
              <w:lang w:val="en-US"/>
            </w:rPr>
            <m:t>-SAT</m:t>
          </m:r>
          <m:d>
            <m:dPr>
              <m:ctrlPr>
                <w:rPr>
                  <w:rFonts w:ascii="Cambria Math" w:eastAsiaTheme="minorEastAsia" w:hAnsi="Cambria Math"/>
                  <w:i/>
                  <w:iCs/>
                  <w:lang w:val="en-US"/>
                </w:rPr>
              </m:ctrlPr>
            </m:dPr>
            <m:e>
              <m:sSub>
                <m:sSubPr>
                  <m:ctrlPr>
                    <w:rPr>
                      <w:rFonts w:ascii="Cambria Math" w:eastAsiaTheme="minorEastAsia" w:hAnsi="Cambria Math"/>
                      <w:i/>
                      <w:iCs/>
                      <w:lang w:val="en-US"/>
                    </w:rPr>
                  </m:ctrlPr>
                </m:sSubPr>
                <m:e>
                  <m:r>
                    <w:rPr>
                      <w:rFonts w:ascii="Cambria Math" w:eastAsiaTheme="minorEastAsia" w:hAnsi="Cambria Math"/>
                      <w:lang w:val="en-US"/>
                    </w:rPr>
                    <m:t>u</m:t>
                  </m:r>
                </m:e>
                <m:sub>
                  <m:r>
                    <w:rPr>
                      <w:rFonts w:ascii="Cambria Math" w:eastAsiaTheme="minorEastAsia" w:hAnsi="Cambria Math"/>
                      <w:lang w:val="en-US"/>
                    </w:rPr>
                    <m:t>pre</m:t>
                  </m:r>
                </m:sub>
              </m:sSub>
            </m:e>
          </m:d>
        </m:oMath>
      </m:oMathPara>
    </w:p>
    <w:p w14:paraId="0E044387" w14:textId="3C059807" w:rsidR="0042670F" w:rsidRDefault="0015698C" w:rsidP="0042670F">
      <w:pPr>
        <w:ind w:firstLine="0"/>
        <w:rPr>
          <w:rFonts w:eastAsiaTheme="minorEastAsia"/>
          <w:iCs/>
        </w:rPr>
      </w:pPr>
      <w:r>
        <w:rPr>
          <w:rFonts w:eastAsiaTheme="minorEastAsia"/>
          <w:iCs/>
        </w:rPr>
        <w:t xml:space="preserve">Nếu </w:t>
      </w:r>
      <m:oMath>
        <m:r>
          <m:rPr>
            <m:sty m:val="p"/>
          </m:rPr>
          <w:rPr>
            <w:rFonts w:ascii="Cambria Math" w:eastAsiaTheme="minorEastAsia" w:hAnsi="Cambria Math"/>
            <w:lang w:val="en-US"/>
          </w:rPr>
          <m:t>Δ</m:t>
        </m:r>
        <m:r>
          <w:rPr>
            <w:rFonts w:ascii="Cambria Math" w:eastAsiaTheme="minorEastAsia" w:hAnsi="Cambria Math"/>
            <w:lang w:val="en-US"/>
          </w:rPr>
          <m:t xml:space="preserve">u </m:t>
        </m:r>
        <m:r>
          <m:rPr>
            <m:sty m:val="p"/>
          </m:rPr>
          <w:rPr>
            <w:rFonts w:ascii="Cambria Math" w:eastAsiaTheme="minorEastAsia" w:hAnsi="Cambria Math" w:hint="eastAsia"/>
            <w:lang w:val="en-US"/>
          </w:rPr>
          <m:t>≠</m:t>
        </m:r>
        <m:r>
          <w:rPr>
            <w:rFonts w:ascii="Cambria Math" w:eastAsiaTheme="minorEastAsia" w:hAnsi="Cambria Math"/>
            <w:lang w:val="en-US"/>
          </w:rPr>
          <m:t>0</m:t>
        </m:r>
      </m:oMath>
      <w:r w:rsidR="003105A4" w:rsidRPr="003105A4">
        <w:rPr>
          <w:rFonts w:eastAsiaTheme="minorEastAsia"/>
          <w:iCs/>
          <w:lang w:val="en-US"/>
        </w:rPr>
        <w:t>,</w:t>
      </w:r>
      <w:r w:rsidR="003105A4">
        <w:rPr>
          <w:rFonts w:eastAsiaTheme="minorEastAsia"/>
          <w:iCs/>
        </w:rPr>
        <w:t xml:space="preserve"> thì </w:t>
      </w:r>
      <w:r w:rsidR="00B60944" w:rsidRPr="00B60944">
        <w:rPr>
          <w:rFonts w:eastAsiaTheme="minorEastAsia"/>
          <w:iCs/>
        </w:rPr>
        <w:t>bộ điều khiển đã bị bão hòa.</w:t>
      </w:r>
    </w:p>
    <w:p w14:paraId="2C6C932F" w14:textId="008D1087" w:rsidR="00DC0CDD" w:rsidRPr="00021CE6" w:rsidRDefault="00DC0CDD" w:rsidP="00E7542C">
      <w:pPr>
        <w:rPr>
          <w:rFonts w:eastAsiaTheme="minorEastAsia"/>
          <w:iCs/>
          <w:lang w:val="en-US"/>
        </w:rPr>
      </w:pPr>
      <w:r>
        <w:rPr>
          <w:rFonts w:eastAsiaTheme="minorEastAsia"/>
          <w:iCs/>
        </w:rPr>
        <w:t xml:space="preserve">Phần cơ chế chuyển mạch và kiểm tra dấu có chức năng </w:t>
      </w:r>
      <w:r w:rsidR="00995AE8">
        <w:rPr>
          <w:rFonts w:eastAsiaTheme="minorEastAsia"/>
          <w:iCs/>
        </w:rPr>
        <w:t xml:space="preserve">là cổng logic quyết định </w:t>
      </w:r>
      <w:r w:rsidR="00E17427">
        <w:rPr>
          <w:rFonts w:eastAsiaTheme="minorEastAsia"/>
          <w:iCs/>
        </w:rPr>
        <w:t xml:space="preserve">khi hệ thống </w:t>
      </w:r>
      <w:r w:rsidR="004F52C0">
        <w:rPr>
          <w:rFonts w:eastAsiaTheme="minorEastAsia"/>
          <w:iCs/>
        </w:rPr>
        <w:t xml:space="preserve">đã ở mức bão hòa và đang thỏa mãn điều kiện cùng dấu thì qua cổng AND sẽ cho tín hiệu </w:t>
      </w:r>
      <w:r w:rsidR="00570AA5">
        <w:rPr>
          <w:rFonts w:eastAsiaTheme="minorEastAsia"/>
          <w:iCs/>
        </w:rPr>
        <w:t xml:space="preserve">ở mức High, tín hiệu này </w:t>
      </w:r>
      <w:r w:rsidR="00A14B57">
        <w:rPr>
          <w:rFonts w:eastAsiaTheme="minorEastAsia"/>
          <w:iCs/>
        </w:rPr>
        <w:t xml:space="preserve">được đưa đến </w:t>
      </w:r>
      <w:r w:rsidR="00642C30">
        <w:rPr>
          <w:rFonts w:eastAsiaTheme="minorEastAsia"/>
          <w:iCs/>
        </w:rPr>
        <w:t xml:space="preserve">cơ cấu chuyển mạch </w:t>
      </w:r>
      <w:r w:rsidR="00DD5695" w:rsidRPr="00DD5695">
        <w:rPr>
          <w:rFonts w:eastAsiaTheme="minorEastAsia"/>
          <w:iCs/>
        </w:rPr>
        <w:t xml:space="preserve">khối Switch lập tức chuyển mạch, </w:t>
      </w:r>
      <w:r w:rsidR="00DF429A">
        <w:rPr>
          <w:rFonts w:eastAsiaTheme="minorEastAsia"/>
          <w:iCs/>
        </w:rPr>
        <w:t xml:space="preserve">đầu vào </w:t>
      </w:r>
      <w:r w:rsidR="00D058E9">
        <w:rPr>
          <w:rFonts w:eastAsiaTheme="minorEastAsia"/>
          <w:iCs/>
        </w:rPr>
        <w:t xml:space="preserve">của Switch là </w:t>
      </w:r>
      <w:r w:rsidR="00DD5695" w:rsidRPr="00DD5695">
        <w:rPr>
          <w:rFonts w:eastAsiaTheme="minorEastAsia"/>
          <w:iCs/>
        </w:rPr>
        <w:t xml:space="preserve">hằng số bằng </w:t>
      </w:r>
      <w:r w:rsidR="00D058E9">
        <w:rPr>
          <w:rFonts w:eastAsiaTheme="minorEastAsia"/>
          <w:iCs/>
        </w:rPr>
        <w:t>0, v</w:t>
      </w:r>
      <w:r w:rsidR="00DD5695" w:rsidRPr="00DD5695">
        <w:rPr>
          <w:rFonts w:eastAsiaTheme="minorEastAsia"/>
          <w:iCs/>
        </w:rPr>
        <w:t xml:space="preserve">iệc cấp giá trị 0 cho đầu vào bộ tích phân rời rạc đồng nghĩa với việc phương trình cập nhật trạng thái </w:t>
      </w:r>
      <m:oMath>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i</m:t>
            </m:r>
          </m:sub>
        </m:sSub>
        <m:d>
          <m:dPr>
            <m:ctrlPr>
              <w:rPr>
                <w:rFonts w:ascii="Cambria Math" w:eastAsiaTheme="minorEastAsia" w:hAnsi="Cambria Math"/>
                <w:i/>
                <w:iCs/>
              </w:rPr>
            </m:ctrlPr>
          </m:dPr>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i</m:t>
            </m:r>
          </m:sub>
        </m:sSub>
        <m:d>
          <m:dPr>
            <m:ctrlPr>
              <w:rPr>
                <w:rFonts w:ascii="Cambria Math" w:eastAsiaTheme="minorEastAsia" w:hAnsi="Cambria Math"/>
                <w:i/>
                <w:iCs/>
              </w:rPr>
            </m:ctrlPr>
          </m:dPr>
          <m:e>
            <m:r>
              <w:rPr>
                <w:rFonts w:ascii="Cambria Math" w:eastAsiaTheme="minorEastAsia" w:hAnsi="Cambria Math"/>
              </w:rPr>
              <m:t>k-1</m:t>
            </m:r>
          </m:e>
        </m:d>
        <m:r>
          <w:rPr>
            <w:rFonts w:ascii="Cambria Math" w:eastAsiaTheme="minorEastAsia" w:hAnsi="Cambria Math"/>
          </w:rPr>
          <m:t>+0</m:t>
        </m:r>
      </m:oMath>
      <w:r w:rsidR="00DD5695" w:rsidRPr="00DD5695">
        <w:rPr>
          <w:rFonts w:eastAsiaTheme="minorEastAsia"/>
          <w:iCs/>
        </w:rPr>
        <w:t xml:space="preserve"> được thực thi. </w:t>
      </w:r>
      <w:r w:rsidR="00D07BBC">
        <w:rPr>
          <w:rFonts w:eastAsiaTheme="minorEastAsia"/>
          <w:iCs/>
        </w:rPr>
        <w:t>Giá trị đầu ra</w:t>
      </w:r>
      <w:r w:rsidR="00DD5695" w:rsidRPr="00DD5695">
        <w:rPr>
          <w:rFonts w:eastAsiaTheme="minorEastAsia"/>
          <w:iCs/>
        </w:rPr>
        <w:t xml:space="preserve"> bị đóng băng vĩnh viễn tại mức bão hòa, </w:t>
      </w:r>
      <w:r w:rsidR="00BA28F8">
        <w:rPr>
          <w:rFonts w:eastAsiaTheme="minorEastAsia"/>
          <w:iCs/>
        </w:rPr>
        <w:t xml:space="preserve">tránh hiện </w:t>
      </w:r>
      <w:r w:rsidR="00DD5695" w:rsidRPr="00DD5695">
        <w:rPr>
          <w:rFonts w:eastAsiaTheme="minorEastAsia"/>
          <w:iCs/>
        </w:rPr>
        <w:t xml:space="preserve">tượng </w:t>
      </w:r>
      <w:r w:rsidR="00BA28F8">
        <w:rPr>
          <w:rFonts w:eastAsiaTheme="minorEastAsia"/>
          <w:iCs/>
        </w:rPr>
        <w:t>windup.</w:t>
      </w:r>
      <w:r w:rsidR="00BA28F8" w:rsidRPr="00BA28F8">
        <w:rPr>
          <w:rFonts w:ascii="Arial" w:eastAsia="Times New Roman" w:hAnsi="Arial" w:cs="Arial"/>
          <w:noProof w:val="0"/>
          <w:kern w:val="0"/>
          <w:sz w:val="24"/>
          <w:lang w:val="en-US"/>
          <w14:ligatures w14:val="none"/>
        </w:rPr>
        <w:t xml:space="preserve"> </w:t>
      </w:r>
      <w:r w:rsidR="00BA28F8" w:rsidRPr="00BA28F8">
        <w:rPr>
          <w:rFonts w:eastAsiaTheme="minorEastAsia"/>
          <w:iCs/>
          <w:lang w:val="en-US"/>
        </w:rPr>
        <w:t xml:space="preserve">Khi </w:t>
      </w:r>
      <w:r w:rsidR="00BA28F8">
        <w:rPr>
          <w:rFonts w:eastAsiaTheme="minorEastAsia"/>
          <w:iCs/>
          <w:lang w:val="en-US"/>
        </w:rPr>
        <w:t>một</w:t>
      </w:r>
      <w:r w:rsidR="00BA28F8">
        <w:rPr>
          <w:rFonts w:eastAsiaTheme="minorEastAsia"/>
          <w:iCs/>
        </w:rPr>
        <w:t xml:space="preserve"> trong hai điều kiện dấu hoặc bão hòa làm tín hiệu</w:t>
      </w:r>
      <w:r w:rsidR="00BA28F8" w:rsidRPr="00BA28F8">
        <w:rPr>
          <w:rFonts w:eastAsiaTheme="minorEastAsia"/>
          <w:iCs/>
          <w:lang w:val="en-US"/>
        </w:rPr>
        <w:t xml:space="preserve"> </w:t>
      </w:r>
      <w:r w:rsidR="00BA28F8">
        <w:rPr>
          <w:rFonts w:eastAsiaTheme="minorEastAsia"/>
          <w:iCs/>
          <w:lang w:val="en-US"/>
        </w:rPr>
        <w:t>ở</w:t>
      </w:r>
      <w:r w:rsidR="00BA28F8">
        <w:rPr>
          <w:rFonts w:eastAsiaTheme="minorEastAsia"/>
          <w:iCs/>
        </w:rPr>
        <w:t xml:space="preserve"> mức </w:t>
      </w:r>
      <w:r w:rsidR="00BA28F8" w:rsidRPr="00BA28F8">
        <w:rPr>
          <w:rFonts w:eastAsiaTheme="minorEastAsia"/>
          <w:iCs/>
          <w:lang w:val="en-US"/>
        </w:rPr>
        <w:t xml:space="preserve">0, khối Switch kết nối lại đường truyền </w:t>
      </w:r>
      <m:oMath>
        <m:r>
          <w:rPr>
            <w:rFonts w:ascii="Cambria Math" w:eastAsiaTheme="minorEastAsia" w:hAnsi="Cambria Math"/>
            <w:lang w:val="en-US"/>
          </w:rPr>
          <m:t>e</m:t>
        </m:r>
        <m:d>
          <m:dPr>
            <m:ctrlPr>
              <w:rPr>
                <w:rFonts w:ascii="Cambria Math" w:eastAsiaTheme="minorEastAsia" w:hAnsi="Cambria Math"/>
                <w:i/>
                <w:iCs/>
                <w:lang w:val="en-US"/>
              </w:rPr>
            </m:ctrlPr>
          </m:dPr>
          <m:e>
            <m:r>
              <w:rPr>
                <w:rFonts w:ascii="Cambria Math" w:eastAsiaTheme="minorEastAsia" w:hAnsi="Cambria Math"/>
                <w:lang w:val="en-US"/>
              </w:rPr>
              <m:t>k</m:t>
            </m:r>
          </m:e>
        </m:d>
        <m:r>
          <m:rPr>
            <m:sty m:val="p"/>
          </m:rP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lang w:val="en-US"/>
              </w:rPr>
              <m:t>K</m:t>
            </m:r>
            <m:ctrlPr>
              <w:rPr>
                <w:rFonts w:ascii="Cambria Math" w:eastAsiaTheme="minorEastAsia" w:hAnsi="Cambria Math"/>
                <w:iCs/>
                <w:lang w:val="en-US"/>
              </w:rPr>
            </m:ctrlPr>
          </m:e>
          <m:sub>
            <m:r>
              <w:rPr>
                <w:rFonts w:ascii="Cambria Math" w:eastAsiaTheme="minorEastAsia" w:hAnsi="Cambria Math"/>
                <w:lang w:val="en-US"/>
              </w:rPr>
              <m:t>i</m:t>
            </m:r>
          </m:sub>
        </m:sSub>
      </m:oMath>
      <w:r w:rsidR="009D2130">
        <w:rPr>
          <w:rFonts w:eastAsiaTheme="minorEastAsia"/>
          <w:iCs/>
        </w:rPr>
        <w:t>.</w:t>
      </w:r>
    </w:p>
    <w:p w14:paraId="5B3542B2" w14:textId="4DA9750E" w:rsidR="002811F8" w:rsidRDefault="005242F3" w:rsidP="00EA331F">
      <w:pPr>
        <w:keepNext/>
        <w:ind w:firstLine="0"/>
        <w:jc w:val="center"/>
      </w:pPr>
      <w:r>
        <w:lastRenderedPageBreak/>
        <w:drawing>
          <wp:inline distT="0" distB="0" distL="0" distR="0" wp14:anchorId="78FC7798" wp14:editId="5C015F83">
            <wp:extent cx="5202382" cy="2173744"/>
            <wp:effectExtent l="0" t="0" r="0" b="0"/>
            <wp:docPr id="107938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8179" name=""/>
                    <pic:cNvPicPr/>
                  </pic:nvPicPr>
                  <pic:blipFill>
                    <a:blip r:embed="rId14"/>
                    <a:stretch>
                      <a:fillRect/>
                    </a:stretch>
                  </pic:blipFill>
                  <pic:spPr>
                    <a:xfrm>
                      <a:off x="0" y="0"/>
                      <a:ext cx="5213177" cy="2178255"/>
                    </a:xfrm>
                    <a:prstGeom prst="rect">
                      <a:avLst/>
                    </a:prstGeom>
                  </pic:spPr>
                </pic:pic>
              </a:graphicData>
            </a:graphic>
          </wp:inline>
        </w:drawing>
      </w:r>
    </w:p>
    <w:p w14:paraId="3A6CC6D4" w14:textId="22B5A521" w:rsidR="00D84D68" w:rsidRDefault="002811F8" w:rsidP="002811F8">
      <w:pPr>
        <w:pStyle w:val="Caption"/>
        <w:jc w:val="center"/>
      </w:pPr>
      <w:r>
        <w:t xml:space="preserve">Hình </w:t>
      </w:r>
      <w:r>
        <w:fldChar w:fldCharType="begin"/>
      </w:r>
      <w:r>
        <w:instrText xml:space="preserve"> SEQ Hình \* ARABIC </w:instrText>
      </w:r>
      <w:r>
        <w:fldChar w:fldCharType="separate"/>
      </w:r>
      <w:r w:rsidR="005E2FCA">
        <w:t>4</w:t>
      </w:r>
      <w:r>
        <w:fldChar w:fldCharType="end"/>
      </w:r>
      <w:r>
        <w:t xml:space="preserve">. </w:t>
      </w:r>
      <w:r w:rsidR="00675285">
        <w:t>Thuật toán PI Clamping trong miền rời rạc</w:t>
      </w:r>
    </w:p>
    <w:p w14:paraId="3F1BEC45" w14:textId="77777777" w:rsidR="00A814BD" w:rsidRPr="00C2180D" w:rsidRDefault="00A814BD" w:rsidP="00A814BD">
      <w:pPr>
        <w:ind w:firstLine="0"/>
      </w:pPr>
      <w:r>
        <w:t xml:space="preserve">Để mô phỏng hoạt động của bộ PI Tustin ta sử dụng một mô hình đơn giản như hình </w:t>
      </w:r>
    </w:p>
    <w:p w14:paraId="2D43F60C" w14:textId="160F6F18" w:rsidR="00A814BD" w:rsidRDefault="00382509" w:rsidP="00382509">
      <w:pPr>
        <w:keepNext/>
        <w:ind w:firstLine="0"/>
        <w:jc w:val="center"/>
      </w:pPr>
      <w:r>
        <w:drawing>
          <wp:inline distT="0" distB="0" distL="0" distR="0" wp14:anchorId="6925B72B" wp14:editId="04125B6F">
            <wp:extent cx="5671644" cy="2369820"/>
            <wp:effectExtent l="0" t="0" r="5715" b="0"/>
            <wp:docPr id="1117172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172982" name=""/>
                    <pic:cNvPicPr/>
                  </pic:nvPicPr>
                  <pic:blipFill>
                    <a:blip r:embed="rId15"/>
                    <a:stretch>
                      <a:fillRect/>
                    </a:stretch>
                  </pic:blipFill>
                  <pic:spPr>
                    <a:xfrm>
                      <a:off x="0" y="0"/>
                      <a:ext cx="5679136" cy="2372950"/>
                    </a:xfrm>
                    <a:prstGeom prst="rect">
                      <a:avLst/>
                    </a:prstGeom>
                  </pic:spPr>
                </pic:pic>
              </a:graphicData>
            </a:graphic>
          </wp:inline>
        </w:drawing>
      </w:r>
    </w:p>
    <w:p w14:paraId="1CDC00EB" w14:textId="0CD530FB" w:rsidR="00A814BD" w:rsidRDefault="00A814BD" w:rsidP="00A814BD">
      <w:pPr>
        <w:jc w:val="center"/>
      </w:pPr>
      <w:r>
        <w:t xml:space="preserve">Hình </w:t>
      </w:r>
      <w:r>
        <w:fldChar w:fldCharType="begin"/>
      </w:r>
      <w:r>
        <w:instrText xml:space="preserve"> SEQ Hình \* ARABIC </w:instrText>
      </w:r>
      <w:r>
        <w:fldChar w:fldCharType="separate"/>
      </w:r>
      <w:r w:rsidR="005E2FCA">
        <w:t>5</w:t>
      </w:r>
      <w:r>
        <w:fldChar w:fldCharType="end"/>
      </w:r>
      <w:r>
        <w:t xml:space="preserve">. Mô hình động cơ DC mô phỏng hoạt động của bộ PI </w:t>
      </w:r>
      <w:r>
        <w:t>Clamping</w:t>
      </w:r>
    </w:p>
    <w:p w14:paraId="4C42A145" w14:textId="77777777" w:rsidR="00E0281D" w:rsidRDefault="006E7E06" w:rsidP="00E0281D">
      <w:pPr>
        <w:ind w:firstLine="0"/>
        <w:jc w:val="left"/>
      </w:pPr>
      <w:r>
        <w:t xml:space="preserve">Với hệ số của bộ điều khiển PI </w:t>
      </w:r>
      <w:r w:rsidR="00E0281D">
        <w:t>Clamping</w:t>
      </w:r>
      <w:r>
        <w:t xml:space="preserve"> </w:t>
      </w:r>
      <w:r w:rsidR="00E0281D">
        <w:t>có hàm truyền của động cơ là:</w:t>
      </w:r>
    </w:p>
    <w:p w14:paraId="779198D9" w14:textId="46AB24EE" w:rsidR="009E0238" w:rsidRPr="009E0238" w:rsidRDefault="00C005AC" w:rsidP="009E0238">
      <w:pPr>
        <w:ind w:left="720"/>
        <w:jc w:val="left"/>
        <w:rPr>
          <w:i/>
        </w:rPr>
      </w:pPr>
      <m:oMathPara>
        <m:oMath>
          <m:r>
            <w:rPr>
              <w:rFonts w:ascii="Cambria Math" w:hAnsi="Cambria Math"/>
              <w:lang w:val="en-US"/>
            </w:rPr>
            <m:t>G</m:t>
          </m:r>
          <m:d>
            <m:dPr>
              <m:ctrlPr>
                <w:rPr>
                  <w:rFonts w:ascii="Cambria Math" w:hAnsi="Cambria Math"/>
                  <w:i/>
                  <w:lang w:val="en-US"/>
                </w:rPr>
              </m:ctrlPr>
            </m:dPr>
            <m:e>
              <m:r>
                <w:rPr>
                  <w:rFonts w:ascii="Cambria Math" w:hAnsi="Cambria Math"/>
                </w:rPr>
                <m:t>s</m:t>
              </m:r>
              <m:ctrlPr>
                <w:rPr>
                  <w:rFonts w:ascii="Cambria Math" w:hAnsi="Cambria Math"/>
                  <w:i/>
                </w:rPr>
              </m:ctrlPr>
            </m:e>
          </m:d>
          <m:r>
            <w:rPr>
              <w:rFonts w:ascii="Cambria Math" w:hAnsi="Cambria Math"/>
              <w:lang w:val="en-US"/>
            </w:rPr>
            <m:t>=Km</m:t>
          </m:r>
          <m:r>
            <m:rPr>
              <m:lit/>
            </m:rPr>
            <w:rPr>
              <w:rFonts w:ascii="Cambria Math" w:hAnsi="Cambria Math"/>
              <w:lang w:val="en-US"/>
            </w:rPr>
            <m:t>/</m:t>
          </m:r>
          <m:d>
            <m:dPr>
              <m:ctrlPr>
                <w:rPr>
                  <w:rFonts w:ascii="Cambria Math" w:hAnsi="Cambria Math"/>
                  <w:i/>
                  <w:lang w:val="en-US"/>
                </w:rPr>
              </m:ctrlPr>
            </m:dPr>
            <m:e>
              <m:d>
                <m:dPr>
                  <m:ctrlPr>
                    <w:rPr>
                      <w:rFonts w:ascii="Cambria Math" w:hAnsi="Cambria Math"/>
                      <w:i/>
                      <w:lang w:val="en-US"/>
                    </w:rPr>
                  </m:ctrlPr>
                </m:dPr>
                <m:e>
                  <m:r>
                    <w:rPr>
                      <w:rFonts w:ascii="Cambria Math" w:hAnsi="Cambria Math"/>
                      <w:lang w:val="en-US"/>
                    </w:rPr>
                    <m:t>J*s+Kf</m:t>
                  </m:r>
                </m:e>
              </m:d>
              <m:r>
                <w:rPr>
                  <w:rFonts w:ascii="Cambria Math" w:hAnsi="Cambria Math"/>
                  <w:lang w:val="en-US"/>
                </w:rPr>
                <m:t>*</m:t>
              </m:r>
              <m:d>
                <m:dPr>
                  <m:ctrlPr>
                    <w:rPr>
                      <w:rFonts w:ascii="Cambria Math" w:hAnsi="Cambria Math"/>
                      <w:i/>
                      <w:lang w:val="en-US"/>
                    </w:rPr>
                  </m:ctrlPr>
                </m:dPr>
                <m:e>
                  <m:r>
                    <w:rPr>
                      <w:rFonts w:ascii="Cambria Math" w:hAnsi="Cambria Math"/>
                      <w:lang w:val="en-US"/>
                    </w:rPr>
                    <m:t>L*s+R</m:t>
                  </m:r>
                </m:e>
              </m:d>
              <m:r>
                <w:rPr>
                  <w:rFonts w:ascii="Cambria Math" w:hAnsi="Cambria Math"/>
                  <w:lang w:val="en-US"/>
                </w:rPr>
                <m:t>+Km*Kb</m:t>
              </m:r>
            </m:e>
          </m:d>
        </m:oMath>
      </m:oMathPara>
    </w:p>
    <w:p w14:paraId="5AB3FEAE" w14:textId="5E7243C3" w:rsidR="000F6ECD" w:rsidRPr="00763674" w:rsidRDefault="00763674" w:rsidP="000F6ECD">
      <w:pPr>
        <w:ind w:firstLine="0"/>
        <w:jc w:val="left"/>
        <w:rPr>
          <w:iCs/>
        </w:rPr>
      </w:pPr>
      <w:r>
        <w:rPr>
          <w:iCs/>
        </w:rPr>
        <w:t>Với b</w:t>
      </w:r>
      <w:r w:rsidR="00B50A99">
        <w:rPr>
          <w:iCs/>
        </w:rPr>
        <w:t xml:space="preserve">ộ điều khiển PI </w:t>
      </w:r>
      <w:r>
        <w:rPr>
          <w:iCs/>
        </w:rPr>
        <w:t xml:space="preserve">hoạt động ở </w:t>
      </w:r>
      <w:r w:rsidR="00526103">
        <w:rPr>
          <w:iCs/>
        </w:rPr>
        <w:t>hệ dưới cản 0.75</w:t>
      </w:r>
      <w:r>
        <w:rPr>
          <w:iCs/>
        </w:rPr>
        <w:t xml:space="preserve"> </w:t>
      </w:r>
      <w:r>
        <w:rPr>
          <w:iCs/>
          <w:lang w:val="en-US"/>
        </w:rPr>
        <w:t>t</w:t>
      </w:r>
      <w:r w:rsidR="000F6ECD">
        <w:rPr>
          <w:iCs/>
          <w:lang w:val="en-US"/>
        </w:rPr>
        <w:t>a</w:t>
      </w:r>
      <w:r w:rsidR="000F6ECD">
        <w:rPr>
          <w:iCs/>
        </w:rPr>
        <w:t xml:space="preserve"> có hệ số của bộ điều khiển PI Clamping như sau:</w:t>
      </w:r>
      <w:r w:rsidR="000F6ECD" w:rsidRPr="007E3F4B">
        <w:rPr>
          <w:i/>
          <w:lang w:val="en-US"/>
        </w:rPr>
        <w:br/>
      </w:r>
      <m:oMathPara>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p</m:t>
              </m:r>
            </m:sub>
          </m:sSub>
          <m:r>
            <w:rPr>
              <w:rFonts w:ascii="Cambria Math" w:hAnsi="Cambria Math"/>
              <w:lang w:val="en-US"/>
            </w:rPr>
            <m:t>=</m:t>
          </m:r>
          <m:r>
            <w:rPr>
              <w:rFonts w:ascii="Cambria Math" w:hAnsi="Cambria Math"/>
            </w:rPr>
            <m:t xml:space="preserve"> 0.2</m:t>
          </m:r>
        </m:oMath>
      </m:oMathPara>
    </w:p>
    <w:p w14:paraId="463E3AC4" w14:textId="77777777" w:rsidR="000F6ECD" w:rsidRPr="000131B4" w:rsidRDefault="000F6ECD" w:rsidP="000F6ECD">
      <w:pPr>
        <w:ind w:firstLine="0"/>
        <w:jc w:val="center"/>
        <w:rPr>
          <w:rFonts w:eastAsiaTheme="minorEastAsia"/>
        </w:rPr>
      </w:pPr>
      <m:oMathPara>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K</m:t>
              </m:r>
            </m:e>
            <m:sub>
              <m:r>
                <w:rPr>
                  <w:rFonts w:ascii="Cambria Math" w:eastAsiaTheme="minorEastAsia" w:hAnsi="Cambria Math"/>
                  <w:sz w:val="28"/>
                  <w:szCs w:val="28"/>
                  <w:lang w:val="en-US"/>
                </w:rPr>
                <m:t>i</m:t>
              </m:r>
            </m:sub>
          </m:sSub>
          <m:r>
            <w:rPr>
              <w:rFonts w:ascii="Cambria Math" w:eastAsiaTheme="minorEastAsia" w:hAnsi="Cambria Math"/>
              <w:sz w:val="28"/>
              <w:szCs w:val="28"/>
              <w:lang w:val="en-US"/>
            </w:rPr>
            <m:t>=</m:t>
          </m:r>
          <m:r>
            <w:rPr>
              <w:rFonts w:ascii="Cambria Math" w:eastAsiaTheme="minorEastAsia" w:hAnsi="Cambria Math"/>
            </w:rPr>
            <m:t xml:space="preserve"> 1.0</m:t>
          </m:r>
        </m:oMath>
      </m:oMathPara>
    </w:p>
    <w:p w14:paraId="6A7662AA" w14:textId="77777777" w:rsidR="000F6ECD" w:rsidRDefault="000F6ECD" w:rsidP="00E0281D">
      <w:pPr>
        <w:ind w:firstLine="0"/>
        <w:jc w:val="left"/>
        <w:rPr>
          <w:iCs/>
        </w:rPr>
      </w:pPr>
    </w:p>
    <w:p w14:paraId="7AA0F9FE" w14:textId="5DFD0E1C" w:rsidR="00907D7C" w:rsidRDefault="00CA4861" w:rsidP="00907D7C">
      <w:pPr>
        <w:keepNext/>
        <w:ind w:firstLine="0"/>
        <w:jc w:val="center"/>
      </w:pPr>
      <w:r>
        <w:lastRenderedPageBreak/>
        <w:drawing>
          <wp:inline distT="0" distB="0" distL="0" distR="0" wp14:anchorId="5013321F" wp14:editId="54AE850A">
            <wp:extent cx="6151880" cy="4082415"/>
            <wp:effectExtent l="0" t="0" r="1270" b="0"/>
            <wp:docPr id="1461107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07530" name=""/>
                    <pic:cNvPicPr/>
                  </pic:nvPicPr>
                  <pic:blipFill>
                    <a:blip r:embed="rId16"/>
                    <a:stretch>
                      <a:fillRect/>
                    </a:stretch>
                  </pic:blipFill>
                  <pic:spPr>
                    <a:xfrm>
                      <a:off x="0" y="0"/>
                      <a:ext cx="6151880" cy="4082415"/>
                    </a:xfrm>
                    <a:prstGeom prst="rect">
                      <a:avLst/>
                    </a:prstGeom>
                  </pic:spPr>
                </pic:pic>
              </a:graphicData>
            </a:graphic>
          </wp:inline>
        </w:drawing>
      </w:r>
    </w:p>
    <w:p w14:paraId="10DF60DD" w14:textId="2EABECF3" w:rsidR="006E7E06" w:rsidRPr="00A814BD" w:rsidRDefault="00907D7C" w:rsidP="00907D7C">
      <w:pPr>
        <w:pStyle w:val="Caption"/>
        <w:jc w:val="center"/>
      </w:pPr>
      <w:r>
        <w:t xml:space="preserve">Hình </w:t>
      </w:r>
      <w:r>
        <w:fldChar w:fldCharType="begin"/>
      </w:r>
      <w:r>
        <w:instrText xml:space="preserve"> SEQ Hình \* ARABIC </w:instrText>
      </w:r>
      <w:r>
        <w:fldChar w:fldCharType="separate"/>
      </w:r>
      <w:r w:rsidR="005E2FCA">
        <w:t>6</w:t>
      </w:r>
      <w:r>
        <w:fldChar w:fldCharType="end"/>
      </w:r>
      <w:r>
        <w:t xml:space="preserve">. </w:t>
      </w:r>
      <w:r>
        <w:t>Đáp ứng của hệ thống khi sử dụng bộ PI Clamping</w:t>
      </w:r>
    </w:p>
    <w:p w14:paraId="1025B2E9" w14:textId="39D46158" w:rsidR="00E320F3" w:rsidRDefault="00E320F3" w:rsidP="003D70B5">
      <w:pPr>
        <w:pStyle w:val="Heading3"/>
      </w:pPr>
      <w:bookmarkStart w:id="23" w:name="_Toc230250315"/>
      <w:r>
        <w:t xml:space="preserve">Bộ điều khiển PI </w:t>
      </w:r>
      <w:r w:rsidR="00673ED3">
        <w:t xml:space="preserve">Tustin </w:t>
      </w:r>
      <w:r>
        <w:t>trong miền rời rạc</w:t>
      </w:r>
      <w:bookmarkEnd w:id="23"/>
    </w:p>
    <w:p w14:paraId="2A6DFE4F" w14:textId="77777777" w:rsidR="008B4170" w:rsidRDefault="008B4170" w:rsidP="008B4170">
      <w:pPr>
        <w:pStyle w:val="Heading4"/>
        <w:rPr>
          <w:lang w:val="en-US"/>
        </w:rPr>
      </w:pPr>
      <w:r>
        <w:t>Nguyên lý hoạt động</w:t>
      </w:r>
    </w:p>
    <w:p w14:paraId="671DDA55" w14:textId="43AB6DB8" w:rsidR="009B308A" w:rsidRDefault="00177CC2" w:rsidP="009B308A">
      <w:r>
        <w:rPr>
          <w:lang w:val="en-US"/>
        </w:rPr>
        <w:t>Bộ</w:t>
      </w:r>
      <w:r>
        <w:t xml:space="preserve"> điều khiển PI Tustin sử dụng phương pháp xấp xỉ </w:t>
      </w:r>
      <w:r w:rsidR="00A94C02">
        <w:t xml:space="preserve">của phép biến đổi song tuyến </w:t>
      </w:r>
      <w:r w:rsidR="00251B08">
        <w:t xml:space="preserve">Bilinear, như đã nhắc đến ở mục </w:t>
      </w:r>
      <w:r w:rsidR="00251B08">
        <w:fldChar w:fldCharType="begin"/>
      </w:r>
      <w:r w:rsidR="00251B08">
        <w:instrText xml:space="preserve"> REF _Ref230678059 \n \h </w:instrText>
      </w:r>
      <w:r w:rsidR="00251B08">
        <w:fldChar w:fldCharType="separate"/>
      </w:r>
      <w:r w:rsidR="00117AFE">
        <w:t>1.1.2.3</w:t>
      </w:r>
      <w:r w:rsidR="00251B08">
        <w:fldChar w:fldCharType="end"/>
      </w:r>
      <w:r w:rsidR="00251B08">
        <w:t xml:space="preserve"> ta có </w:t>
      </w:r>
      <w:r w:rsidR="004E3455">
        <w:t>c</w:t>
      </w:r>
      <w:r w:rsidR="004E3455" w:rsidRPr="0074446B">
        <w:t xml:space="preserve">ông thức biến đổi cơ sở của phương pháp </w:t>
      </w:r>
      <w:r w:rsidR="004E3455">
        <w:t>Bilinear</w:t>
      </w:r>
    </w:p>
    <w:p w14:paraId="0560E262" w14:textId="77777777" w:rsidR="004E3455" w:rsidRPr="00034D29" w:rsidRDefault="004E3455" w:rsidP="004E3455">
      <w:pPr>
        <w:ind w:firstLine="0"/>
        <w:rPr>
          <w:rFonts w:eastAsiaTheme="minorEastAsia"/>
        </w:rPr>
      </w:pPr>
      <m:oMathPara>
        <m:oMath>
          <m:r>
            <w:rPr>
              <w:rFonts w:ascii="Cambria Math" w:hAnsi="Cambria Math"/>
              <w:lang w:val="en-US"/>
            </w:rPr>
            <m:t>s=</m:t>
          </m:r>
          <m:f>
            <m:fPr>
              <m:ctrlPr>
                <w:rPr>
                  <w:rFonts w:ascii="Cambria Math" w:hAnsi="Cambria Math"/>
                  <w:lang w:val="en-US"/>
                </w:rPr>
              </m:ctrlPr>
            </m:fPr>
            <m:num>
              <m:r>
                <w:rPr>
                  <w:rFonts w:ascii="Cambria Math" w:hAnsi="Cambria Math"/>
                  <w:lang w:val="en-US"/>
                </w:rPr>
                <m:t>2</m:t>
              </m:r>
              <m:ctrlPr>
                <w:rPr>
                  <w:rFonts w:ascii="Cambria Math" w:hAnsi="Cambria Math"/>
                  <w:i/>
                  <w:lang w:val="en-US"/>
                </w:rPr>
              </m:ctrlPr>
            </m:num>
            <m:den>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s</m:t>
                  </m:r>
                </m:sub>
              </m:sSub>
              <m:ctrlPr>
                <w:rPr>
                  <w:rFonts w:ascii="Cambria Math" w:hAnsi="Cambria Math"/>
                  <w:i/>
                  <w:lang w:val="en-US"/>
                </w:rPr>
              </m:ctrlPr>
            </m:den>
          </m:f>
          <m:f>
            <m:fPr>
              <m:ctrlPr>
                <w:rPr>
                  <w:rFonts w:ascii="Cambria Math" w:hAnsi="Cambria Math"/>
                  <w:lang w:val="en-US"/>
                </w:rPr>
              </m:ctrlPr>
            </m:fPr>
            <m:num>
              <m:r>
                <w:rPr>
                  <w:rFonts w:ascii="Cambria Math" w:hAnsi="Cambria Math"/>
                  <w:lang w:val="en-US"/>
                </w:rPr>
                <m:t>z-1</m:t>
              </m:r>
              <m:ctrlPr>
                <w:rPr>
                  <w:rFonts w:ascii="Cambria Math" w:hAnsi="Cambria Math"/>
                  <w:i/>
                  <w:lang w:val="en-US"/>
                </w:rPr>
              </m:ctrlPr>
            </m:num>
            <m:den>
              <m:r>
                <w:rPr>
                  <w:rFonts w:ascii="Cambria Math" w:hAnsi="Cambria Math"/>
                  <w:lang w:val="en-US"/>
                </w:rPr>
                <m:t>z+1</m:t>
              </m:r>
              <m:ctrlPr>
                <w:rPr>
                  <w:rFonts w:ascii="Cambria Math" w:hAnsi="Cambria Math"/>
                  <w:i/>
                  <w:lang w:val="en-US"/>
                </w:rPr>
              </m:ctrlPr>
            </m:den>
          </m:f>
        </m:oMath>
      </m:oMathPara>
    </w:p>
    <w:p w14:paraId="6C929A86" w14:textId="77777777" w:rsidR="000907EF" w:rsidRDefault="00E1457A" w:rsidP="003335EB">
      <w:r w:rsidRPr="00E1457A">
        <w:rPr>
          <w:lang w:val="en-US"/>
        </w:rPr>
        <w:t xml:space="preserve">Khi ánh xạ biểu thức này về miền thời gian (với </w:t>
      </w:r>
      <m:oMath>
        <m:sSup>
          <m:sSupPr>
            <m:ctrlPr>
              <w:rPr>
                <w:rFonts w:ascii="Cambria Math" w:hAnsi="Cambria Math"/>
                <w:i/>
                <w:lang w:val="en-US"/>
              </w:rPr>
            </m:ctrlPr>
          </m:sSupPr>
          <m:e>
            <m:r>
              <w:rPr>
                <w:rFonts w:ascii="Cambria Math" w:hAnsi="Cambria Math"/>
                <w:lang w:val="en-US"/>
              </w:rPr>
              <m:t>z</m:t>
            </m:r>
          </m:e>
          <m:sup>
            <m:r>
              <w:rPr>
                <w:rFonts w:ascii="Cambria Math" w:hAnsi="Cambria Math"/>
                <w:lang w:val="en-US"/>
              </w:rPr>
              <m:t>-1</m:t>
            </m:r>
          </m:sup>
        </m:sSup>
      </m:oMath>
      <w:r w:rsidRPr="00E1457A">
        <w:rPr>
          <w:lang w:val="en-US"/>
        </w:rPr>
        <w:t xml:space="preserve"> là độ trễ một chu kỳ</w:t>
      </w:r>
      <w:r>
        <w:t xml:space="preserve"> lấy</w:t>
      </w:r>
      <w:r w:rsidRPr="00E1457A">
        <w:rPr>
          <w:lang w:val="en-US"/>
        </w:rPr>
        <w:t xml:space="preserve"> mẫu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s</m:t>
            </m:r>
          </m:sub>
        </m:sSub>
      </m:oMath>
      <w:r w:rsidRPr="00E1457A">
        <w:rPr>
          <w:lang w:val="en-US"/>
        </w:rPr>
        <w:t xml:space="preserve">), quá trình tính toán diện tích dưới đường cong của tín hiệu đầu vào </w:t>
      </w:r>
      <m:oMath>
        <m:r>
          <w:rPr>
            <w:rFonts w:ascii="Cambria Math" w:hAnsi="Cambria Math"/>
            <w:lang w:val="en-US"/>
          </w:rPr>
          <m:t>e</m:t>
        </m:r>
        <m:d>
          <m:dPr>
            <m:ctrlPr>
              <w:rPr>
                <w:rFonts w:ascii="Cambria Math" w:hAnsi="Cambria Math"/>
                <w:i/>
                <w:lang w:val="en-US"/>
              </w:rPr>
            </m:ctrlPr>
          </m:dPr>
          <m:e>
            <m:r>
              <w:rPr>
                <w:rFonts w:ascii="Cambria Math" w:hAnsi="Cambria Math"/>
                <w:lang w:val="en-US"/>
              </w:rPr>
              <m:t>t</m:t>
            </m:r>
          </m:e>
        </m:d>
      </m:oMath>
      <w:r w:rsidRPr="00E1457A">
        <w:rPr>
          <w:lang w:val="en-US"/>
        </w:rPr>
        <w:t xml:space="preserve"> chính là phương pháp xấp xỉ hình </w:t>
      </w:r>
      <w:r w:rsidR="00D91C8F">
        <w:rPr>
          <w:lang w:val="en-US"/>
        </w:rPr>
        <w:t>thang</w:t>
      </w:r>
      <w:r w:rsidR="00D91C8F">
        <w:t>.</w:t>
      </w:r>
      <w:r w:rsidR="003335EB">
        <w:t xml:space="preserve"> </w:t>
      </w:r>
    </w:p>
    <w:p w14:paraId="6D1B7478" w14:textId="77777777" w:rsidR="000907EF" w:rsidRDefault="000907EF" w:rsidP="000907EF">
      <w:pPr>
        <w:keepNext/>
        <w:jc w:val="center"/>
      </w:pPr>
      <w:r>
        <w:lastRenderedPageBreak/>
        <w:drawing>
          <wp:inline distT="0" distB="0" distL="0" distR="0" wp14:anchorId="08DDF280" wp14:editId="2A4AAB41">
            <wp:extent cx="4271556" cy="2400300"/>
            <wp:effectExtent l="0" t="0" r="0" b="0"/>
            <wp:docPr id="122169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79638" cy="2404842"/>
                    </a:xfrm>
                    <a:prstGeom prst="rect">
                      <a:avLst/>
                    </a:prstGeom>
                    <a:noFill/>
                    <a:ln>
                      <a:noFill/>
                    </a:ln>
                  </pic:spPr>
                </pic:pic>
              </a:graphicData>
            </a:graphic>
          </wp:inline>
        </w:drawing>
      </w:r>
    </w:p>
    <w:p w14:paraId="1A63F8F0" w14:textId="1C31AC30" w:rsidR="000907EF" w:rsidRDefault="000907EF" w:rsidP="00AA6541">
      <w:pPr>
        <w:pStyle w:val="Caption"/>
        <w:jc w:val="center"/>
      </w:pPr>
      <w:r>
        <w:t xml:space="preserve">Hình </w:t>
      </w:r>
      <w:r>
        <w:fldChar w:fldCharType="begin"/>
      </w:r>
      <w:r>
        <w:instrText xml:space="preserve"> SEQ Hình \* ARABIC </w:instrText>
      </w:r>
      <w:r>
        <w:fldChar w:fldCharType="separate"/>
      </w:r>
      <w:r w:rsidR="005E2FCA">
        <w:t>7</w:t>
      </w:r>
      <w:r>
        <w:fldChar w:fldCharType="end"/>
      </w:r>
      <w:r>
        <w:t xml:space="preserve">. </w:t>
      </w:r>
      <w:r>
        <w:t>Phương pháp xấp xỉ Bilinear</w:t>
      </w:r>
    </w:p>
    <w:p w14:paraId="03069D0B" w14:textId="0693668A" w:rsidR="003335EB" w:rsidRPr="00AA6541" w:rsidRDefault="003335EB" w:rsidP="003335EB">
      <w:r>
        <w:t>P</w:t>
      </w:r>
      <w:r w:rsidRPr="003335EB">
        <w:rPr>
          <w:lang w:val="en-US"/>
        </w:rPr>
        <w:t xml:space="preserve">hương pháp Tustin nối hai điểm dữ liệu liên tiếp </w:t>
      </w:r>
      <m:oMath>
        <m:r>
          <w:rPr>
            <w:rFonts w:ascii="Cambria Math" w:hAnsi="Cambria Math"/>
            <w:lang w:val="en-US"/>
          </w:rPr>
          <m:t>e</m:t>
        </m:r>
        <m:d>
          <m:dPr>
            <m:begChr m:val="["/>
            <m:endChr m:val="]"/>
            <m:ctrlPr>
              <w:rPr>
                <w:rFonts w:ascii="Cambria Math" w:hAnsi="Cambria Math"/>
                <w:i/>
                <w:lang w:val="en-US"/>
              </w:rPr>
            </m:ctrlPr>
          </m:dPr>
          <m:e>
            <m:r>
              <w:rPr>
                <w:rFonts w:ascii="Cambria Math" w:hAnsi="Cambria Math"/>
                <w:lang w:val="en-US"/>
              </w:rPr>
              <m:t>k-1</m:t>
            </m:r>
          </m:e>
        </m:d>
      </m:oMath>
      <w:r w:rsidRPr="003335EB">
        <w:rPr>
          <w:lang w:val="en-US"/>
        </w:rPr>
        <w:t xml:space="preserve"> và </w:t>
      </w:r>
      <m:oMath>
        <m:r>
          <w:rPr>
            <w:rFonts w:ascii="Cambria Math" w:hAnsi="Cambria Math"/>
            <w:lang w:val="en-US"/>
          </w:rPr>
          <m:t>e</m:t>
        </m:r>
        <m:d>
          <m:dPr>
            <m:begChr m:val="["/>
            <m:endChr m:val="]"/>
            <m:ctrlPr>
              <w:rPr>
                <w:rFonts w:ascii="Cambria Math" w:hAnsi="Cambria Math"/>
                <w:i/>
                <w:lang w:val="en-US"/>
              </w:rPr>
            </m:ctrlPr>
          </m:dPr>
          <m:e>
            <m:r>
              <w:rPr>
                <w:rFonts w:ascii="Cambria Math" w:hAnsi="Cambria Math"/>
                <w:lang w:val="en-US"/>
              </w:rPr>
              <m:t>k</m:t>
            </m:r>
          </m:e>
        </m:d>
      </m:oMath>
      <w:r w:rsidRPr="003335EB">
        <w:rPr>
          <w:lang w:val="en-US"/>
        </w:rPr>
        <w:t xml:space="preserve"> bằng một đường thẳng. Diện tích của hình thang được </w:t>
      </w:r>
      <w:r w:rsidR="00AA6541">
        <w:rPr>
          <w:lang w:val="en-US"/>
        </w:rPr>
        <w:t>tính</w:t>
      </w:r>
      <w:r w:rsidR="00AA6541">
        <w:t xml:space="preserve"> </w:t>
      </w:r>
      <w:r w:rsidR="00AA6541">
        <w:rPr>
          <w:lang w:val="en-US"/>
        </w:rPr>
        <w:t>là</w:t>
      </w:r>
      <w:r w:rsidR="00AA6541">
        <w:t>:</w:t>
      </w:r>
    </w:p>
    <w:p w14:paraId="048C7040" w14:textId="4F4DC76F" w:rsidR="003335EB" w:rsidRPr="00AA6541" w:rsidRDefault="003335EB" w:rsidP="003335EB">
      <w:pPr>
        <w:jc w:val="center"/>
        <w:rPr>
          <w:rFonts w:eastAsiaTheme="minorEastAsia"/>
        </w:rPr>
      </w:pPr>
      <m:oMathPara>
        <m:oMath>
          <m:f>
            <m:fPr>
              <m:ctrlPr>
                <w:rPr>
                  <w:rFonts w:ascii="Cambria Math" w:hAnsi="Cambria Math"/>
                  <w:lang w:val="en-US"/>
                </w:rPr>
              </m:ctrlPr>
            </m:fPr>
            <m:num>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s</m:t>
                  </m:r>
                </m:sub>
              </m:sSub>
              <m:ctrlPr>
                <w:rPr>
                  <w:rFonts w:ascii="Cambria Math" w:hAnsi="Cambria Math"/>
                  <w:i/>
                  <w:lang w:val="en-US"/>
                </w:rPr>
              </m:ctrlPr>
            </m:num>
            <m:den>
              <m:r>
                <w:rPr>
                  <w:rFonts w:ascii="Cambria Math" w:hAnsi="Cambria Math"/>
                  <w:lang w:val="en-US"/>
                </w:rPr>
                <m:t>2</m:t>
              </m:r>
              <m:ctrlPr>
                <w:rPr>
                  <w:rFonts w:ascii="Cambria Math" w:hAnsi="Cambria Math"/>
                  <w:i/>
                  <w:lang w:val="en-US"/>
                </w:rPr>
              </m:ctrlPr>
            </m:den>
          </m:f>
          <m:d>
            <m:dPr>
              <m:ctrlPr>
                <w:rPr>
                  <w:rFonts w:ascii="Cambria Math" w:hAnsi="Cambria Math"/>
                  <w:i/>
                  <w:lang w:val="en-US"/>
                </w:rPr>
              </m:ctrlPr>
            </m:dPr>
            <m:e>
              <m:r>
                <w:rPr>
                  <w:rFonts w:ascii="Cambria Math" w:hAnsi="Cambria Math"/>
                  <w:lang w:val="en-US"/>
                </w:rPr>
                <m:t>e</m:t>
              </m:r>
              <m:d>
                <m:dPr>
                  <m:begChr m:val="["/>
                  <m:endChr m:val="]"/>
                  <m:ctrlPr>
                    <w:rPr>
                      <w:rFonts w:ascii="Cambria Math" w:hAnsi="Cambria Math"/>
                      <w:i/>
                      <w:lang w:val="en-US"/>
                    </w:rPr>
                  </m:ctrlPr>
                </m:dPr>
                <m:e>
                  <m:r>
                    <w:rPr>
                      <w:rFonts w:ascii="Cambria Math" w:hAnsi="Cambria Math"/>
                      <w:lang w:val="en-US"/>
                    </w:rPr>
                    <m:t>k</m:t>
                  </m:r>
                </m:e>
              </m:d>
              <m:r>
                <w:rPr>
                  <w:rFonts w:ascii="Cambria Math" w:hAnsi="Cambria Math"/>
                  <w:lang w:val="en-US"/>
                </w:rPr>
                <m:t>+e</m:t>
              </m:r>
              <m:d>
                <m:dPr>
                  <m:begChr m:val="["/>
                  <m:endChr m:val="]"/>
                  <m:ctrlPr>
                    <w:rPr>
                      <w:rFonts w:ascii="Cambria Math" w:hAnsi="Cambria Math"/>
                      <w:i/>
                      <w:lang w:val="en-US"/>
                    </w:rPr>
                  </m:ctrlPr>
                </m:dPr>
                <m:e>
                  <m:r>
                    <w:rPr>
                      <w:rFonts w:ascii="Cambria Math" w:hAnsi="Cambria Math"/>
                      <w:lang w:val="en-US"/>
                    </w:rPr>
                    <m:t>k-1</m:t>
                  </m:r>
                </m:e>
              </m:d>
            </m:e>
          </m:d>
        </m:oMath>
      </m:oMathPara>
    </w:p>
    <w:p w14:paraId="2EECEB4A" w14:textId="5C9F6AE3" w:rsidR="00217844" w:rsidRDefault="007E02D9" w:rsidP="001D776E">
      <w:r>
        <w:t xml:space="preserve">Công thức xấp xỉ hình thang mang lại độ phân giải tốt </w:t>
      </w:r>
      <w:r w:rsidR="00565C07">
        <w:t xml:space="preserve">hơn, </w:t>
      </w:r>
      <w:r w:rsidR="00DF0777">
        <w:t xml:space="preserve">giúp hệ thống triệt tiêu được phần lớn sai số </w:t>
      </w:r>
      <w:r w:rsidR="000238CA">
        <w:t xml:space="preserve">và </w:t>
      </w:r>
      <w:r w:rsidR="00DF0777">
        <w:t xml:space="preserve">cải thiện độ chính </w:t>
      </w:r>
      <w:r w:rsidR="001D776E">
        <w:t>xác</w:t>
      </w:r>
      <w:r w:rsidR="00DF0777">
        <w:t>.</w:t>
      </w:r>
    </w:p>
    <w:p w14:paraId="49325184" w14:textId="7F6800AE" w:rsidR="008B4170" w:rsidRDefault="008B4170" w:rsidP="008B4170">
      <w:pPr>
        <w:pStyle w:val="Heading4"/>
      </w:pPr>
      <w:r>
        <w:t>Xây dựng mô hình trên matlab simulink</w:t>
      </w:r>
    </w:p>
    <w:p w14:paraId="18561AC1" w14:textId="3E407671" w:rsidR="00F77082" w:rsidRDefault="00F77082" w:rsidP="00F77082">
      <w:r w:rsidRPr="00F77082">
        <w:t xml:space="preserve">Trong miền thời gian liên tục, hàm truyền của bộ điều khiển PI dạng song được biểu diễn bởi </w:t>
      </w:r>
      <w:r w:rsidR="00C52192">
        <w:t xml:space="preserve">hàm truyền </w:t>
      </w:r>
      <w:r w:rsidR="00DC17BE" w:rsidRPr="00DC17BE">
        <w:rPr>
          <w:highlight w:val="yellow"/>
        </w:rPr>
        <w:t>( Trang )</w:t>
      </w:r>
      <w:r w:rsidRPr="00DC17BE">
        <w:rPr>
          <w:highlight w:val="yellow"/>
        </w:rPr>
        <w:t>:</w:t>
      </w:r>
    </w:p>
    <w:p w14:paraId="40D44C5A" w14:textId="5CCC8773" w:rsidR="00F77082" w:rsidRPr="00F77082" w:rsidRDefault="00C52192" w:rsidP="00F77082">
      <w:pPr>
        <w:rPr>
          <w:rFonts w:eastAsiaTheme="minorEastAsia"/>
        </w:rPr>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K</m:t>
                  </m:r>
                </m:e>
                <m:sub>
                  <m:r>
                    <w:rPr>
                      <w:rFonts w:ascii="Cambria Math" w:hAnsi="Cambria Math"/>
                    </w:rPr>
                    <m:t>i</m:t>
                  </m:r>
                </m:sub>
              </m:sSub>
              <m:ctrlPr>
                <w:rPr>
                  <w:rFonts w:ascii="Cambria Math" w:hAnsi="Cambria Math"/>
                  <w:i/>
                </w:rPr>
              </m:ctrlPr>
            </m:num>
            <m:den>
              <m:r>
                <w:rPr>
                  <w:rFonts w:ascii="Cambria Math" w:hAnsi="Cambria Math"/>
                </w:rPr>
                <m:t>s</m:t>
              </m:r>
              <m:ctrlPr>
                <w:rPr>
                  <w:rFonts w:ascii="Cambria Math" w:hAnsi="Cambria Math"/>
                  <w:i/>
                </w:rPr>
              </m:ctrlPr>
            </m:den>
          </m:f>
        </m:oMath>
      </m:oMathPara>
    </w:p>
    <w:p w14:paraId="78D8C469" w14:textId="1C48B92D" w:rsidR="00597546" w:rsidRDefault="00597546" w:rsidP="00597546">
      <w:pPr>
        <w:ind w:firstLine="0"/>
        <w:rPr>
          <w:rFonts w:eastAsiaTheme="minorEastAsia"/>
        </w:rPr>
      </w:pPr>
      <w:bookmarkStart w:id="24" w:name="_Toc230250314"/>
      <w:r>
        <w:rPr>
          <w:rFonts w:eastAsiaTheme="minorEastAsia"/>
        </w:rPr>
        <w:t>Sau khi áp dụng phép biến đổi Bilinear</w:t>
      </w:r>
      <w:r>
        <w:rPr>
          <w:rFonts w:eastAsiaTheme="minorEastAsia"/>
        </w:rPr>
        <w:t xml:space="preserve"> ta có công thức </w:t>
      </w:r>
      <w:r w:rsidRPr="00597546">
        <w:rPr>
          <w:rFonts w:eastAsiaTheme="minorEastAsia"/>
          <w:highlight w:val="yellow"/>
        </w:rPr>
        <w:t>()</w:t>
      </w:r>
      <w:r>
        <w:rPr>
          <w:rFonts w:eastAsiaTheme="minorEastAsia"/>
        </w:rPr>
        <w:t xml:space="preserve"> ở </w:t>
      </w:r>
    </w:p>
    <w:p w14:paraId="2EF3F3DF" w14:textId="31975A73" w:rsidR="00597546" w:rsidRPr="00AD473A" w:rsidRDefault="00597546" w:rsidP="00597546">
      <w:pPr>
        <w:rPr>
          <w:rFonts w:eastAsiaTheme="minorEastAsia"/>
        </w:rPr>
      </w:pPr>
      <m:oMathPara>
        <m:oMath>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Bilinear</m:t>
              </m:r>
            </m:sub>
          </m:sSub>
          <m:d>
            <m:dPr>
              <m:ctrlPr>
                <w:rPr>
                  <w:rFonts w:ascii="Cambria Math" w:hAnsi="Cambria Math"/>
                  <w:i/>
                  <w:lang w:val="en-US"/>
                </w:rPr>
              </m:ctrlPr>
            </m:dPr>
            <m:e>
              <m:r>
                <w:rPr>
                  <w:rFonts w:ascii="Cambria Math" w:hAnsi="Cambria Math"/>
                  <w:lang w:val="en-US"/>
                </w:rPr>
                <m:t>z</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p</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i</m:t>
              </m:r>
            </m:sub>
          </m:sSub>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s</m:t>
                  </m:r>
                </m:sub>
              </m:sSub>
            </m:num>
            <m:den>
              <m:r>
                <w:rPr>
                  <w:rFonts w:ascii="Cambria Math" w:hAnsi="Cambria Math"/>
                  <w:lang w:val="en-US"/>
                </w:rPr>
                <m:t>2</m:t>
              </m:r>
            </m:den>
          </m:f>
          <m:f>
            <m:fPr>
              <m:ctrlPr>
                <w:rPr>
                  <w:rFonts w:ascii="Cambria Math" w:hAnsi="Cambria Math"/>
                  <w:lang w:val="en-US"/>
                </w:rPr>
              </m:ctrlPr>
            </m:fPr>
            <m:num>
              <m:r>
                <w:rPr>
                  <w:rFonts w:ascii="Cambria Math" w:hAnsi="Cambria Math"/>
                  <w:lang w:val="en-US"/>
                </w:rPr>
                <m:t>z+</m:t>
              </m:r>
              <m:r>
                <w:rPr>
                  <w:rFonts w:ascii="Cambria Math" w:hAnsi="Cambria Math"/>
                </w:rPr>
                <m:t>1</m:t>
              </m:r>
              <m:ctrlPr>
                <w:rPr>
                  <w:rFonts w:ascii="Cambria Math" w:hAnsi="Cambria Math"/>
                  <w:i/>
                  <w:lang w:val="en-US"/>
                </w:rPr>
              </m:ctrlPr>
            </m:num>
            <m:den>
              <m:r>
                <w:rPr>
                  <w:rFonts w:ascii="Cambria Math" w:hAnsi="Cambria Math"/>
                  <w:lang w:val="en-US"/>
                </w:rPr>
                <m:t>z-1</m:t>
              </m:r>
              <m:ctrlPr>
                <w:rPr>
                  <w:rFonts w:ascii="Cambria Math" w:hAnsi="Cambria Math"/>
                  <w:i/>
                  <w:lang w:val="en-US"/>
                </w:rPr>
              </m:ctrlPr>
            </m:den>
          </m:f>
        </m:oMath>
      </m:oMathPara>
    </w:p>
    <w:p w14:paraId="5B1D8F3A" w14:textId="30F4B6DD" w:rsidR="00AD473A" w:rsidRPr="00B371D1" w:rsidRDefault="00AD473A" w:rsidP="00AD473A">
      <w:pPr>
        <w:ind w:firstLine="0"/>
        <w:rPr>
          <w:rFonts w:eastAsiaTheme="minorEastAsia"/>
          <w:lang w:val="en-US"/>
        </w:rPr>
      </w:pPr>
      <w:r>
        <w:rPr>
          <w:rFonts w:eastAsiaTheme="minorEastAsia"/>
          <w:lang w:val="en-US"/>
        </w:rPr>
        <w:t>Q</w:t>
      </w:r>
      <w:r w:rsidRPr="00AD473A">
        <w:rPr>
          <w:rFonts w:eastAsiaTheme="minorEastAsia"/>
          <w:lang w:val="en-US"/>
        </w:rPr>
        <w:t xml:space="preserve">uy đồng mẫu số </w:t>
      </w:r>
      <w:r>
        <w:rPr>
          <w:rFonts w:eastAsiaTheme="minorEastAsia"/>
          <w:lang w:val="en-US"/>
        </w:rPr>
        <w:t>ta</w:t>
      </w:r>
      <w:r>
        <w:rPr>
          <w:rFonts w:eastAsiaTheme="minorEastAsia"/>
        </w:rPr>
        <w:t xml:space="preserve"> được:</w:t>
      </w:r>
    </w:p>
    <w:p w14:paraId="180C913E" w14:textId="43C8A5C6" w:rsidR="00AD473A" w:rsidRPr="00392E14" w:rsidRDefault="00AD473A" w:rsidP="00AD473A">
      <w:pPr>
        <w:rPr>
          <w:rFonts w:eastAsiaTheme="minorEastAsia"/>
        </w:rPr>
      </w:pPr>
      <m:oMathPara>
        <m:oMath>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Bilinear</m:t>
              </m:r>
            </m:sub>
          </m:sSub>
          <m:d>
            <m:dPr>
              <m:ctrlPr>
                <w:rPr>
                  <w:rFonts w:ascii="Cambria Math" w:eastAsiaTheme="minorEastAsia" w:hAnsi="Cambria Math"/>
                  <w:i/>
                  <w:lang w:val="en-US"/>
                </w:rPr>
              </m:ctrlPr>
            </m:dPr>
            <m:e>
              <m:r>
                <w:rPr>
                  <w:rFonts w:ascii="Cambria Math" w:eastAsiaTheme="minorEastAsia" w:hAnsi="Cambria Math"/>
                  <w:lang w:val="en-US"/>
                </w:rPr>
                <m:t>z</m:t>
              </m:r>
            </m:e>
          </m:d>
          <m:r>
            <w:rPr>
              <w:rFonts w:ascii="Cambria Math" w:eastAsiaTheme="minorEastAsia" w:hAnsi="Cambria Math"/>
              <w:lang w:val="en-US"/>
            </w:rPr>
            <m:t>=</m:t>
          </m:r>
          <m:f>
            <m:fPr>
              <m:ctrlPr>
                <w:rPr>
                  <w:rFonts w:ascii="Cambria Math" w:eastAsiaTheme="minorEastAsia" w:hAnsi="Cambria Math"/>
                  <w:lang w:val="en-US"/>
                </w:rPr>
              </m:ctrlPr>
            </m:fPr>
            <m:num>
              <m:r>
                <w:rPr>
                  <w:rFonts w:ascii="Cambria Math" w:eastAsiaTheme="minorEastAsia" w:hAnsi="Cambria Math"/>
                  <w:lang w:val="en-US"/>
                </w:rPr>
                <m:t>Y</m:t>
              </m:r>
              <m:d>
                <m:dPr>
                  <m:ctrlPr>
                    <w:rPr>
                      <w:rFonts w:ascii="Cambria Math" w:eastAsiaTheme="minorEastAsia" w:hAnsi="Cambria Math"/>
                      <w:i/>
                      <w:lang w:val="en-US"/>
                    </w:rPr>
                  </m:ctrlPr>
                </m:dPr>
                <m:e>
                  <m:r>
                    <w:rPr>
                      <w:rFonts w:ascii="Cambria Math" w:eastAsiaTheme="minorEastAsia" w:hAnsi="Cambria Math"/>
                      <w:lang w:val="en-US"/>
                    </w:rPr>
                    <m:t>z</m:t>
                  </m:r>
                </m:e>
              </m:d>
              <m:ctrlPr>
                <w:rPr>
                  <w:rFonts w:ascii="Cambria Math" w:eastAsiaTheme="minorEastAsia" w:hAnsi="Cambria Math"/>
                  <w:i/>
                  <w:lang w:val="en-US"/>
                </w:rPr>
              </m:ctrlPr>
            </m:num>
            <m:den>
              <m:r>
                <w:rPr>
                  <w:rFonts w:ascii="Cambria Math" w:eastAsiaTheme="minorEastAsia" w:hAnsi="Cambria Math"/>
                  <w:lang w:val="en-US"/>
                </w:rPr>
                <m:t>E</m:t>
              </m:r>
              <m:d>
                <m:dPr>
                  <m:ctrlPr>
                    <w:rPr>
                      <w:rFonts w:ascii="Cambria Math" w:eastAsiaTheme="minorEastAsia" w:hAnsi="Cambria Math"/>
                      <w:i/>
                      <w:lang w:val="en-US"/>
                    </w:rPr>
                  </m:ctrlPr>
                </m:dPr>
                <m:e>
                  <m:r>
                    <w:rPr>
                      <w:rFonts w:ascii="Cambria Math" w:eastAsiaTheme="minorEastAsia" w:hAnsi="Cambria Math"/>
                      <w:lang w:val="en-US"/>
                    </w:rPr>
                    <m:t>z</m:t>
                  </m:r>
                </m:e>
              </m:d>
              <m:ctrlPr>
                <w:rPr>
                  <w:rFonts w:ascii="Cambria Math" w:eastAsiaTheme="minorEastAsia" w:hAnsi="Cambria Math"/>
                  <w:i/>
                  <w:lang w:val="en-US"/>
                </w:rPr>
              </m:ctrlPr>
            </m:den>
          </m:f>
          <m:r>
            <w:rPr>
              <w:rFonts w:ascii="Cambria Math" w:eastAsiaTheme="minorEastAsia" w:hAnsi="Cambria Math"/>
              <w:lang w:val="en-US"/>
            </w:rPr>
            <m:t>=</m:t>
          </m:r>
          <m:f>
            <m:fPr>
              <m:ctrlPr>
                <w:rPr>
                  <w:rFonts w:ascii="Cambria Math" w:eastAsiaTheme="minorEastAsia" w:hAnsi="Cambria Math"/>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p</m:t>
                  </m:r>
                </m:sub>
              </m:sSub>
              <m:d>
                <m:dPr>
                  <m:ctrlPr>
                    <w:rPr>
                      <w:rFonts w:ascii="Cambria Math" w:eastAsiaTheme="minorEastAsia" w:hAnsi="Cambria Math"/>
                      <w:i/>
                      <w:lang w:val="en-US"/>
                    </w:rPr>
                  </m:ctrlPr>
                </m:dPr>
                <m:e>
                  <m:r>
                    <w:rPr>
                      <w:rFonts w:ascii="Cambria Math" w:eastAsiaTheme="minorEastAsia" w:hAnsi="Cambria Math"/>
                      <w:lang w:val="en-US"/>
                    </w:rPr>
                    <m:t>z-1</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i</m:t>
                  </m:r>
                </m:sub>
              </m:sSub>
              <m:f>
                <m:fPr>
                  <m:ctrlPr>
                    <w:rPr>
                      <w:rFonts w:ascii="Cambria Math" w:eastAsiaTheme="minorEastAsia" w:hAnsi="Cambria Math"/>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s</m:t>
                      </m:r>
                    </m:sub>
                  </m:sSub>
                  <m:ctrlPr>
                    <w:rPr>
                      <w:rFonts w:ascii="Cambria Math" w:eastAsiaTheme="minorEastAsia" w:hAnsi="Cambria Math"/>
                      <w:i/>
                      <w:lang w:val="en-US"/>
                    </w:rPr>
                  </m:ctrlPr>
                </m:num>
                <m:den>
                  <m:r>
                    <w:rPr>
                      <w:rFonts w:ascii="Cambria Math" w:eastAsiaTheme="minorEastAsia" w:hAnsi="Cambria Math"/>
                      <w:lang w:val="en-US"/>
                    </w:rPr>
                    <m:t>2</m:t>
                  </m:r>
                  <m:ctrlPr>
                    <w:rPr>
                      <w:rFonts w:ascii="Cambria Math" w:eastAsiaTheme="minorEastAsia" w:hAnsi="Cambria Math"/>
                      <w:i/>
                      <w:lang w:val="en-US"/>
                    </w:rPr>
                  </m:ctrlPr>
                </m:den>
              </m:f>
              <m:d>
                <m:dPr>
                  <m:ctrlPr>
                    <w:rPr>
                      <w:rFonts w:ascii="Cambria Math" w:eastAsiaTheme="minorEastAsia" w:hAnsi="Cambria Math"/>
                      <w:i/>
                      <w:lang w:val="en-US"/>
                    </w:rPr>
                  </m:ctrlPr>
                </m:dPr>
                <m:e>
                  <m:r>
                    <w:rPr>
                      <w:rFonts w:ascii="Cambria Math" w:eastAsiaTheme="minorEastAsia" w:hAnsi="Cambria Math"/>
                      <w:lang w:val="en-US"/>
                    </w:rPr>
                    <m:t>z+1</m:t>
                  </m:r>
                </m:e>
              </m:d>
              <m:ctrlPr>
                <w:rPr>
                  <w:rFonts w:ascii="Cambria Math" w:eastAsiaTheme="minorEastAsia" w:hAnsi="Cambria Math"/>
                  <w:i/>
                  <w:lang w:val="en-US"/>
                </w:rPr>
              </m:ctrlPr>
            </m:num>
            <m:den>
              <m:r>
                <w:rPr>
                  <w:rFonts w:ascii="Cambria Math" w:eastAsiaTheme="minorEastAsia" w:hAnsi="Cambria Math"/>
                  <w:lang w:val="en-US"/>
                </w:rPr>
                <m:t>z-1</m:t>
              </m:r>
              <m:ctrlPr>
                <w:rPr>
                  <w:rFonts w:ascii="Cambria Math" w:eastAsiaTheme="minorEastAsia" w:hAnsi="Cambria Math"/>
                  <w:i/>
                  <w:lang w:val="en-US"/>
                </w:rPr>
              </m:ctrlPr>
            </m:den>
          </m:f>
        </m:oMath>
      </m:oMathPara>
    </w:p>
    <w:p w14:paraId="54610375" w14:textId="5F2D4387" w:rsidR="00392E14" w:rsidRPr="00E0192B" w:rsidRDefault="00E0192B" w:rsidP="00392E14">
      <w:pPr>
        <w:ind w:firstLine="0"/>
        <w:rPr>
          <w:rFonts w:eastAsiaTheme="minorEastAsia"/>
        </w:rPr>
      </w:pPr>
      <w:r>
        <w:rPr>
          <w:rFonts w:eastAsiaTheme="minorEastAsia"/>
          <w:lang w:val="en-US"/>
        </w:rPr>
        <w:t>C</w:t>
      </w:r>
      <w:r w:rsidR="00392E14" w:rsidRPr="00392E14">
        <w:rPr>
          <w:rFonts w:eastAsiaTheme="minorEastAsia"/>
          <w:lang w:val="en-US"/>
        </w:rPr>
        <w:t xml:space="preserve">hia cả hai vế của phương trình cho </w:t>
      </w:r>
      <m:oMath>
        <m:r>
          <w:rPr>
            <w:rFonts w:ascii="Cambria Math" w:eastAsiaTheme="minorEastAsia" w:hAnsi="Cambria Math"/>
            <w:lang w:val="en-US"/>
          </w:rPr>
          <m:t>z</m:t>
        </m:r>
      </m:oMath>
      <w:r>
        <w:rPr>
          <w:rFonts w:eastAsiaTheme="minorEastAsia"/>
        </w:rPr>
        <w:t xml:space="preserve"> để </w:t>
      </w:r>
      <w:r>
        <w:rPr>
          <w:rFonts w:eastAsiaTheme="minorEastAsia"/>
          <w:lang w:val="en-US"/>
        </w:rPr>
        <w:t>đưa</w:t>
      </w:r>
      <w:r>
        <w:rPr>
          <w:rFonts w:eastAsiaTheme="minorEastAsia"/>
        </w:rPr>
        <w:t xml:space="preserve"> </w:t>
      </w:r>
      <w:r w:rsidRPr="00392E14">
        <w:rPr>
          <w:rFonts w:eastAsiaTheme="minorEastAsia"/>
          <w:lang w:val="en-US"/>
        </w:rPr>
        <w:t xml:space="preserve">hàm </w:t>
      </w:r>
      <m:oMath>
        <m:r>
          <w:rPr>
            <w:rFonts w:ascii="Cambria Math" w:eastAsiaTheme="minorEastAsia" w:hAnsi="Cambria Math"/>
            <w:lang w:val="en-US"/>
          </w:rPr>
          <m:t>Z</m:t>
        </m:r>
      </m:oMath>
      <w:r w:rsidRPr="00392E14">
        <w:rPr>
          <w:rFonts w:eastAsiaTheme="minorEastAsia"/>
          <w:lang w:val="en-US"/>
        </w:rPr>
        <w:t xml:space="preserve"> sang miền thời gian </w:t>
      </w:r>
      <m:oMath>
        <m:r>
          <w:rPr>
            <w:rFonts w:ascii="Cambria Math" w:eastAsiaTheme="minorEastAsia" w:hAnsi="Cambria Math"/>
            <w:lang w:val="en-US"/>
          </w:rPr>
          <m:t>k</m:t>
        </m:r>
      </m:oMath>
    </w:p>
    <w:p w14:paraId="0A4D2C34" w14:textId="27220306" w:rsidR="00A36F71" w:rsidRPr="00F92857" w:rsidRDefault="00A36F71" w:rsidP="00A36F71">
      <w:pPr>
        <w:rPr>
          <w:rFonts w:eastAsiaTheme="minorEastAsia"/>
          <w:i/>
        </w:rPr>
      </w:pPr>
      <m:oMathPara>
        <m:oMath>
          <m:r>
            <w:rPr>
              <w:rFonts w:ascii="Cambria Math" w:eastAsiaTheme="minorEastAsia" w:hAnsi="Cambria Math"/>
              <w:lang w:val="en-US"/>
            </w:rPr>
            <w:lastRenderedPageBreak/>
            <m:t>Y</m:t>
          </m:r>
          <m:d>
            <m:dPr>
              <m:ctrlPr>
                <w:rPr>
                  <w:rFonts w:ascii="Cambria Math" w:eastAsiaTheme="minorEastAsia" w:hAnsi="Cambria Math"/>
                  <w:i/>
                  <w:lang w:val="en-US"/>
                </w:rPr>
              </m:ctrlPr>
            </m:dPr>
            <m:e>
              <m:r>
                <w:rPr>
                  <w:rFonts w:ascii="Cambria Math" w:eastAsiaTheme="minorEastAsia" w:hAnsi="Cambria Math"/>
                  <w:lang w:val="en-US"/>
                </w:rPr>
                <m:t>z</m:t>
              </m:r>
            </m:e>
          </m:d>
          <m:d>
            <m:dPr>
              <m:ctrlPr>
                <w:rPr>
                  <w:rFonts w:ascii="Cambria Math" w:eastAsiaTheme="minorEastAsia" w:hAnsi="Cambria Math"/>
                  <w:i/>
                  <w:lang w:val="en-US"/>
                </w:rPr>
              </m:ctrlPr>
            </m:dPr>
            <m:e>
              <m:r>
                <w:rPr>
                  <w:rFonts w:ascii="Cambria Math" w:eastAsiaTheme="minorEastAsia" w:hAnsi="Cambria Math"/>
                  <w:lang w:val="en-US"/>
                </w:rPr>
                <m:t>1-</m:t>
              </m:r>
              <m:sSup>
                <m:sSupPr>
                  <m:ctrlPr>
                    <w:rPr>
                      <w:rFonts w:ascii="Cambria Math" w:eastAsiaTheme="minorEastAsia" w:hAnsi="Cambria Math"/>
                      <w:i/>
                      <w:lang w:val="en-US"/>
                    </w:rPr>
                  </m:ctrlPr>
                </m:sSupPr>
                <m:e>
                  <m:r>
                    <w:rPr>
                      <w:rFonts w:ascii="Cambria Math" w:eastAsiaTheme="minorEastAsia" w:hAnsi="Cambria Math"/>
                      <w:lang w:val="en-US"/>
                    </w:rPr>
                    <m:t>z</m:t>
                  </m:r>
                </m:e>
                <m:sup>
                  <m:r>
                    <w:rPr>
                      <w:rFonts w:ascii="Cambria Math" w:eastAsiaTheme="minorEastAsia" w:hAnsi="Cambria Math"/>
                      <w:lang w:val="en-US"/>
                    </w:rPr>
                    <m:t>-1</m:t>
                  </m:r>
                </m:sup>
              </m:sSup>
            </m:e>
          </m:d>
          <m:r>
            <w:rPr>
              <w:rFonts w:ascii="Cambria Math" w:eastAsiaTheme="minorEastAsia" w:hAnsi="Cambria Math"/>
              <w:lang w:val="en-US"/>
            </w:rPr>
            <m:t>=</m:t>
          </m:r>
          <m:r>
            <w:rPr>
              <w:rFonts w:ascii="Cambria Math" w:eastAsiaTheme="minorEastAsia" w:hAnsi="Cambria Math"/>
              <w:lang w:val="en-US"/>
            </w:rPr>
            <m:t>E</m:t>
          </m:r>
          <m:d>
            <m:dPr>
              <m:ctrlPr>
                <w:rPr>
                  <w:rFonts w:ascii="Cambria Math" w:eastAsiaTheme="minorEastAsia" w:hAnsi="Cambria Math"/>
                  <w:i/>
                  <w:lang w:val="en-US"/>
                </w:rPr>
              </m:ctrlPr>
            </m:dPr>
            <m:e>
              <m:r>
                <w:rPr>
                  <w:rFonts w:ascii="Cambria Math" w:eastAsiaTheme="minorEastAsia" w:hAnsi="Cambria Math"/>
                  <w:lang w:val="en-US"/>
                </w:rPr>
                <m:t>z</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p</m:t>
              </m:r>
            </m:sub>
          </m:sSub>
          <m:d>
            <m:dPr>
              <m:ctrlPr>
                <w:rPr>
                  <w:rFonts w:ascii="Cambria Math" w:eastAsiaTheme="minorEastAsia" w:hAnsi="Cambria Math"/>
                  <w:i/>
                  <w:lang w:val="en-US"/>
                </w:rPr>
              </m:ctrlPr>
            </m:dPr>
            <m:e>
              <m:r>
                <w:rPr>
                  <w:rFonts w:ascii="Cambria Math" w:eastAsiaTheme="minorEastAsia" w:hAnsi="Cambria Math"/>
                  <w:lang w:val="en-US"/>
                </w:rPr>
                <m:t>1</m:t>
              </m:r>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z</m:t>
                  </m:r>
                </m:e>
                <m:sup>
                  <m:r>
                    <w:rPr>
                      <w:rFonts w:ascii="Cambria Math" w:eastAsiaTheme="minorEastAsia" w:hAnsi="Cambria Math"/>
                      <w:lang w:val="en-US"/>
                    </w:rPr>
                    <m:t>-1</m:t>
                  </m:r>
                </m:sup>
              </m:sSup>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i</m:t>
              </m:r>
            </m:sub>
          </m:sSub>
          <m:f>
            <m:fPr>
              <m:ctrlPr>
                <w:rPr>
                  <w:rFonts w:ascii="Cambria Math" w:eastAsiaTheme="minorEastAsia" w:hAnsi="Cambria Math"/>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s</m:t>
                  </m:r>
                </m:sub>
              </m:sSub>
              <m:ctrlPr>
                <w:rPr>
                  <w:rFonts w:ascii="Cambria Math" w:eastAsiaTheme="minorEastAsia" w:hAnsi="Cambria Math"/>
                  <w:i/>
                  <w:lang w:val="en-US"/>
                </w:rPr>
              </m:ctrlPr>
            </m:num>
            <m:den>
              <m:r>
                <w:rPr>
                  <w:rFonts w:ascii="Cambria Math" w:eastAsiaTheme="minorEastAsia" w:hAnsi="Cambria Math"/>
                  <w:lang w:val="en-US"/>
                </w:rPr>
                <m:t>2</m:t>
              </m:r>
              <m:ctrlPr>
                <w:rPr>
                  <w:rFonts w:ascii="Cambria Math" w:eastAsiaTheme="minorEastAsia" w:hAnsi="Cambria Math"/>
                  <w:i/>
                  <w:lang w:val="en-US"/>
                </w:rPr>
              </m:ctrlPr>
            </m:den>
          </m:f>
          <m:d>
            <m:dPr>
              <m:ctrlPr>
                <w:rPr>
                  <w:rFonts w:ascii="Cambria Math" w:eastAsiaTheme="minorEastAsia" w:hAnsi="Cambria Math"/>
                  <w:i/>
                  <w:lang w:val="en-US"/>
                </w:rPr>
              </m:ctrlPr>
            </m:dPr>
            <m:e>
              <m:r>
                <w:rPr>
                  <w:rFonts w:ascii="Cambria Math" w:eastAsiaTheme="minorEastAsia" w:hAnsi="Cambria Math"/>
                  <w:lang w:val="en-US"/>
                </w:rPr>
                <m:t>1</m:t>
              </m:r>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z</m:t>
                  </m:r>
                </m:e>
                <m:sup>
                  <m:r>
                    <w:rPr>
                      <w:rFonts w:ascii="Cambria Math" w:eastAsiaTheme="minorEastAsia" w:hAnsi="Cambria Math"/>
                      <w:lang w:val="en-US"/>
                    </w:rPr>
                    <m:t>-</m:t>
                  </m:r>
                  <m:r>
                    <w:rPr>
                      <w:rFonts w:ascii="Cambria Math" w:eastAsiaTheme="minorEastAsia" w:hAnsi="Cambria Math"/>
                    </w:rPr>
                    <m:t>1</m:t>
                  </m:r>
                </m:sup>
              </m:sSup>
            </m:e>
          </m:d>
          <m:r>
            <w:rPr>
              <w:rFonts w:ascii="Cambria Math" w:eastAsiaTheme="minorEastAsia" w:hAnsi="Cambria Math"/>
              <w:lang w:val="en-US"/>
            </w:rPr>
            <m:t>]</m:t>
          </m:r>
        </m:oMath>
      </m:oMathPara>
    </w:p>
    <w:p w14:paraId="2C398DBE" w14:textId="37676A6A" w:rsidR="00A40CE2" w:rsidRPr="00A40CE2" w:rsidRDefault="00AB11EF" w:rsidP="00AB11EF">
      <w:pPr>
        <w:ind w:firstLine="0"/>
        <w:rPr>
          <w:rFonts w:eastAsiaTheme="minorEastAsia"/>
        </w:rPr>
      </w:pPr>
      <w:r>
        <w:rPr>
          <w:rFonts w:eastAsiaTheme="minorEastAsia"/>
        </w:rPr>
        <w:t xml:space="preserve">Áp dụng phép biến đổi </w:t>
      </w:r>
      <w:r w:rsidR="004521BD">
        <w:rPr>
          <w:rFonts w:eastAsiaTheme="minorEastAsia"/>
        </w:rPr>
        <w:t>Z ngược ta được phương trình sai phân của bộ PI Tustin như sau:</w:t>
      </w:r>
    </w:p>
    <w:p w14:paraId="443B631B" w14:textId="45ED4243" w:rsidR="00F11633" w:rsidRPr="00F11633" w:rsidRDefault="00826500" w:rsidP="00F11633">
      <w:pPr>
        <w:rPr>
          <w:rFonts w:eastAsiaTheme="minorEastAsia"/>
          <w:lang w:val="en-US"/>
        </w:rPr>
      </w:pPr>
      <m:oMathPara>
        <m:oMath>
          <m:r>
            <w:rPr>
              <w:rFonts w:ascii="Cambria Math" w:eastAsiaTheme="minorEastAsia" w:hAnsi="Cambria Math"/>
              <w:lang w:val="en-US"/>
            </w:rPr>
            <m:t>y</m:t>
          </m:r>
          <m:d>
            <m:dPr>
              <m:ctrlPr>
                <w:rPr>
                  <w:rFonts w:ascii="Cambria Math" w:eastAsiaTheme="minorEastAsia" w:hAnsi="Cambria Math"/>
                  <w:i/>
                  <w:lang w:val="en-US"/>
                </w:rPr>
              </m:ctrlPr>
            </m:dPr>
            <m:e>
              <m:r>
                <w:rPr>
                  <w:rFonts w:ascii="Cambria Math" w:eastAsiaTheme="minorEastAsia" w:hAnsi="Cambria Math"/>
                  <w:lang w:val="en-US"/>
                </w:rPr>
                <m:t>k</m:t>
              </m:r>
            </m:e>
          </m:d>
          <m:r>
            <w:rPr>
              <w:rFonts w:ascii="Cambria Math" w:eastAsiaTheme="minorEastAsia" w:hAnsi="Cambria Math"/>
              <w:lang w:val="en-US"/>
            </w:rPr>
            <m:t>=</m:t>
          </m:r>
          <m:r>
            <w:rPr>
              <w:rFonts w:ascii="Cambria Math" w:eastAsiaTheme="minorEastAsia" w:hAnsi="Cambria Math"/>
              <w:lang w:val="en-US"/>
            </w:rPr>
            <m:t>y</m:t>
          </m:r>
          <m:d>
            <m:dPr>
              <m:ctrlPr>
                <w:rPr>
                  <w:rFonts w:ascii="Cambria Math" w:eastAsiaTheme="minorEastAsia" w:hAnsi="Cambria Math"/>
                  <w:i/>
                  <w:lang w:val="en-US"/>
                </w:rPr>
              </m:ctrlPr>
            </m:dPr>
            <m:e>
              <m:r>
                <w:rPr>
                  <w:rFonts w:ascii="Cambria Math" w:eastAsiaTheme="minorEastAsia" w:hAnsi="Cambria Math"/>
                  <w:lang w:val="en-US"/>
                </w:rPr>
                <m:t>k-1</m:t>
              </m:r>
            </m:e>
          </m:d>
          <m:r>
            <w:rPr>
              <w:rFonts w:ascii="Cambria Math" w:eastAsiaTheme="minorEastAsia" w:hAnsi="Cambria Math"/>
              <w:lang w:val="en-US"/>
            </w:rPr>
            <m:t>+</m:t>
          </m:r>
          <m:d>
            <m:dPr>
              <m:ctrlPr>
                <w:rPr>
                  <w:rFonts w:ascii="Cambria Math" w:eastAsiaTheme="minorEastAsia" w:hAnsi="Cambria Math"/>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K</m:t>
                  </m:r>
                  <m:ctrlPr>
                    <w:rPr>
                      <w:rFonts w:ascii="Cambria Math" w:eastAsiaTheme="minorEastAsia" w:hAnsi="Cambria Math"/>
                      <w:lang w:val="en-US"/>
                    </w:rPr>
                  </m:ctrlPr>
                </m:e>
                <m:sub>
                  <m:r>
                    <w:rPr>
                      <w:rFonts w:ascii="Cambria Math" w:eastAsiaTheme="minorEastAsia" w:hAnsi="Cambria Math"/>
                      <w:lang w:val="en-US"/>
                    </w:rPr>
                    <m:t>p</m:t>
                  </m:r>
                </m:sub>
              </m:sSub>
              <m:r>
                <w:rPr>
                  <w:rFonts w:ascii="Cambria Math" w:eastAsiaTheme="minorEastAsia" w:hAnsi="Cambria Math"/>
                  <w:lang w:val="en-US"/>
                </w:rPr>
                <m:t>+</m:t>
              </m:r>
              <m:f>
                <m:fPr>
                  <m:ctrlPr>
                    <w:rPr>
                      <w:rFonts w:ascii="Cambria Math" w:eastAsiaTheme="minorEastAsia" w:hAnsi="Cambria Math"/>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s</m:t>
                      </m:r>
                    </m:sub>
                  </m:sSub>
                  <m:ctrlPr>
                    <w:rPr>
                      <w:rFonts w:ascii="Cambria Math" w:eastAsiaTheme="minorEastAsia" w:hAnsi="Cambria Math"/>
                      <w:i/>
                      <w:lang w:val="en-US"/>
                    </w:rPr>
                  </m:ctrlPr>
                </m:num>
                <m:den>
                  <m:r>
                    <w:rPr>
                      <w:rFonts w:ascii="Cambria Math" w:eastAsiaTheme="minorEastAsia" w:hAnsi="Cambria Math"/>
                      <w:lang w:val="en-US"/>
                    </w:rPr>
                    <m:t>2</m:t>
                  </m:r>
                  <m:ctrlPr>
                    <w:rPr>
                      <w:rFonts w:ascii="Cambria Math" w:eastAsiaTheme="minorEastAsia" w:hAnsi="Cambria Math"/>
                      <w:i/>
                      <w:lang w:val="en-US"/>
                    </w:rPr>
                  </m:ctrlPr>
                </m:den>
              </m:f>
              <m:ctrlPr>
                <w:rPr>
                  <w:rFonts w:ascii="Cambria Math" w:eastAsiaTheme="minorEastAsia" w:hAnsi="Cambria Math"/>
                  <w:i/>
                  <w:lang w:val="en-US"/>
                </w:rPr>
              </m:ctrlPr>
            </m:e>
          </m:d>
          <m:r>
            <w:rPr>
              <w:rFonts w:ascii="Cambria Math" w:eastAsiaTheme="minorEastAsia" w:hAnsi="Cambria Math"/>
              <w:lang w:val="en-US"/>
            </w:rPr>
            <m:t>e</m:t>
          </m:r>
          <m:d>
            <m:dPr>
              <m:ctrlPr>
                <w:rPr>
                  <w:rFonts w:ascii="Cambria Math" w:eastAsiaTheme="minorEastAsia" w:hAnsi="Cambria Math"/>
                  <w:i/>
                  <w:lang w:val="en-US"/>
                </w:rPr>
              </m:ctrlPr>
            </m:dPr>
            <m:e>
              <m:r>
                <w:rPr>
                  <w:rFonts w:ascii="Cambria Math" w:eastAsiaTheme="minorEastAsia" w:hAnsi="Cambria Math"/>
                  <w:lang w:val="en-US"/>
                </w:rPr>
                <m:t>k</m:t>
              </m:r>
            </m:e>
          </m:d>
          <m:r>
            <w:rPr>
              <w:rFonts w:ascii="Cambria Math" w:eastAsiaTheme="minorEastAsia" w:hAnsi="Cambria Math"/>
              <w:lang w:val="en-US"/>
            </w:rPr>
            <m:t>+</m:t>
          </m:r>
          <m:d>
            <m:dPr>
              <m:ctrlPr>
                <w:rPr>
                  <w:rFonts w:ascii="Cambria Math" w:eastAsiaTheme="minorEastAsia" w:hAnsi="Cambria Math"/>
                  <w:lang w:val="en-US"/>
                </w:rPr>
              </m:ctrlPr>
            </m:dPr>
            <m:e>
              <m:f>
                <m:fPr>
                  <m:ctrlPr>
                    <w:rPr>
                      <w:rFonts w:ascii="Cambria Math" w:eastAsiaTheme="minorEastAsia" w:hAnsi="Cambria Math"/>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s</m:t>
                      </m:r>
                    </m:sub>
                  </m:sSub>
                  <m:ctrlPr>
                    <w:rPr>
                      <w:rFonts w:ascii="Cambria Math" w:eastAsiaTheme="minorEastAsia" w:hAnsi="Cambria Math"/>
                      <w:i/>
                      <w:lang w:val="en-US"/>
                    </w:rPr>
                  </m:ctrlPr>
                </m:num>
                <m:den>
                  <m:r>
                    <w:rPr>
                      <w:rFonts w:ascii="Cambria Math" w:eastAsiaTheme="minorEastAsia" w:hAnsi="Cambria Math"/>
                      <w:lang w:val="en-US"/>
                    </w:rPr>
                    <m:t>2</m:t>
                  </m:r>
                  <m:ctrlPr>
                    <w:rPr>
                      <w:rFonts w:ascii="Cambria Math" w:eastAsiaTheme="minorEastAsia" w:hAnsi="Cambria Math"/>
                      <w:i/>
                      <w:lang w:val="en-US"/>
                    </w:rPr>
                  </m:ctrlPr>
                </m:den>
              </m:f>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p</m:t>
                  </m:r>
                </m:sub>
              </m:sSub>
              <m:ctrlPr>
                <w:rPr>
                  <w:rFonts w:ascii="Cambria Math" w:eastAsiaTheme="minorEastAsia" w:hAnsi="Cambria Math"/>
                  <w:i/>
                  <w:lang w:val="en-US"/>
                </w:rPr>
              </m:ctrlPr>
            </m:e>
          </m:d>
          <m:r>
            <w:rPr>
              <w:rFonts w:ascii="Cambria Math" w:eastAsiaTheme="minorEastAsia" w:hAnsi="Cambria Math"/>
              <w:lang w:val="en-US"/>
            </w:rPr>
            <m:t>e</m:t>
          </m:r>
          <m:d>
            <m:dPr>
              <m:ctrlPr>
                <w:rPr>
                  <w:rFonts w:ascii="Cambria Math" w:eastAsiaTheme="minorEastAsia" w:hAnsi="Cambria Math"/>
                  <w:i/>
                  <w:lang w:val="en-US"/>
                </w:rPr>
              </m:ctrlPr>
            </m:dPr>
            <m:e>
              <m:r>
                <w:rPr>
                  <w:rFonts w:ascii="Cambria Math" w:eastAsiaTheme="minorEastAsia" w:hAnsi="Cambria Math"/>
                  <w:lang w:val="en-US"/>
                </w:rPr>
                <m:t>k-1</m:t>
              </m:r>
            </m:e>
          </m:d>
        </m:oMath>
      </m:oMathPara>
    </w:p>
    <w:p w14:paraId="020BC4B1" w14:textId="750ABBE5" w:rsidR="00E0192B" w:rsidRDefault="0072218E" w:rsidP="00B44816">
      <w:pPr>
        <w:ind w:firstLine="0"/>
        <w:rPr>
          <w:rFonts w:eastAsiaTheme="minorEastAsia"/>
        </w:rPr>
      </w:pPr>
      <w:r>
        <w:rPr>
          <w:rFonts w:eastAsiaTheme="minorEastAsia"/>
        </w:rPr>
        <w:t xml:space="preserve">Đặt </w:t>
      </w:r>
    </w:p>
    <w:p w14:paraId="4BBD93ED" w14:textId="1068C0C7" w:rsidR="00B44816" w:rsidRPr="00B44816" w:rsidRDefault="00B44816" w:rsidP="00485D40">
      <w:pPr>
        <w:ind w:firstLine="0"/>
        <w:jc w:val="center"/>
        <w:rPr>
          <w:rFonts w:eastAsiaTheme="minorEastAsia"/>
          <w:lang w:val="en-US"/>
        </w:rPr>
      </w:pPr>
      <m:oMathPara>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a</m:t>
              </m:r>
            </m:e>
            <m:sub>
              <m:r>
                <w:rPr>
                  <w:rFonts w:ascii="Cambria Math" w:eastAsiaTheme="minorEastAsia" w:hAnsi="Cambria Math"/>
                  <w:sz w:val="28"/>
                  <w:szCs w:val="28"/>
                  <w:lang w:val="en-US"/>
                </w:rPr>
                <m:t>0</m:t>
              </m:r>
            </m:sub>
          </m:sSub>
          <m:r>
            <w:rPr>
              <w:rFonts w:ascii="Cambria Math" w:eastAsiaTheme="minorEastAsia" w:hAnsi="Cambria Math"/>
              <w:sz w:val="28"/>
              <w:szCs w:val="28"/>
              <w:lang w:val="en-US"/>
            </w:rPr>
            <m:t>=</m:t>
          </m:r>
          <m:sSub>
            <m:sSubPr>
              <m:ctrlPr>
                <w:rPr>
                  <w:rFonts w:ascii="Cambria Math" w:eastAsiaTheme="minorEastAsia" w:hAnsi="Cambria Math"/>
                  <w:i/>
                  <w:lang w:val="en-US"/>
                </w:rPr>
              </m:ctrlPr>
            </m:sSubPr>
            <m:e>
              <m:r>
                <w:rPr>
                  <w:rFonts w:ascii="Cambria Math" w:eastAsiaTheme="minorEastAsia" w:hAnsi="Cambria Math"/>
                  <w:lang w:val="en-US"/>
                </w:rPr>
                <m:t>K</m:t>
              </m:r>
              <m:ctrlPr>
                <w:rPr>
                  <w:rFonts w:ascii="Cambria Math" w:eastAsiaTheme="minorEastAsia" w:hAnsi="Cambria Math"/>
                  <w:lang w:val="en-US"/>
                </w:rPr>
              </m:ctrlPr>
            </m:e>
            <m:sub>
              <m:r>
                <w:rPr>
                  <w:rFonts w:ascii="Cambria Math" w:eastAsiaTheme="minorEastAsia" w:hAnsi="Cambria Math"/>
                  <w:lang w:val="en-US"/>
                </w:rPr>
                <m:t>p</m:t>
              </m:r>
            </m:sub>
          </m:sSub>
          <m:r>
            <w:rPr>
              <w:rFonts w:ascii="Cambria Math" w:eastAsiaTheme="minorEastAsia" w:hAnsi="Cambria Math"/>
              <w:lang w:val="en-US"/>
            </w:rPr>
            <m:t>+</m:t>
          </m:r>
          <m:f>
            <m:fPr>
              <m:ctrlPr>
                <w:rPr>
                  <w:rFonts w:ascii="Cambria Math" w:eastAsiaTheme="minorEastAsia" w:hAnsi="Cambria Math"/>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s</m:t>
                  </m:r>
                </m:sub>
              </m:sSub>
              <m:ctrlPr>
                <w:rPr>
                  <w:rFonts w:ascii="Cambria Math" w:eastAsiaTheme="minorEastAsia" w:hAnsi="Cambria Math"/>
                  <w:i/>
                  <w:lang w:val="en-US"/>
                </w:rPr>
              </m:ctrlPr>
            </m:num>
            <m:den>
              <m:r>
                <w:rPr>
                  <w:rFonts w:ascii="Cambria Math" w:eastAsiaTheme="minorEastAsia" w:hAnsi="Cambria Math"/>
                  <w:lang w:val="en-US"/>
                </w:rPr>
                <m:t>2</m:t>
              </m:r>
              <m:ctrlPr>
                <w:rPr>
                  <w:rFonts w:ascii="Cambria Math" w:eastAsiaTheme="minorEastAsia" w:hAnsi="Cambria Math"/>
                  <w:i/>
                  <w:lang w:val="en-US"/>
                </w:rPr>
              </m:ctrlPr>
            </m:den>
          </m:f>
        </m:oMath>
      </m:oMathPara>
    </w:p>
    <w:p w14:paraId="42E0C2B0" w14:textId="556E7CFB" w:rsidR="00B44816" w:rsidRPr="00485D40" w:rsidRDefault="00B44816" w:rsidP="00485D40">
      <w:pPr>
        <w:ind w:firstLine="0"/>
        <w:jc w:val="center"/>
        <w:rPr>
          <w:rFonts w:eastAsiaTheme="minorEastAsia"/>
          <w:sz w:val="28"/>
          <w:szCs w:val="28"/>
        </w:rPr>
      </w:pPr>
      <m:oMathPara>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a</m:t>
              </m:r>
            </m:e>
            <m:sub>
              <m:r>
                <w:rPr>
                  <w:rFonts w:ascii="Cambria Math" w:eastAsiaTheme="minorEastAsia" w:hAnsi="Cambria Math"/>
                  <w:sz w:val="28"/>
                  <w:szCs w:val="28"/>
                  <w:lang w:val="en-US"/>
                </w:rPr>
                <m:t>1</m:t>
              </m:r>
            </m:sub>
          </m:sSub>
          <m:r>
            <w:rPr>
              <w:rFonts w:ascii="Cambria Math" w:eastAsiaTheme="minorEastAsia" w:hAnsi="Cambria Math"/>
              <w:sz w:val="28"/>
              <w:szCs w:val="28"/>
              <w:lang w:val="en-US"/>
            </w:rPr>
            <m:t>=</m:t>
          </m:r>
          <m:f>
            <m:fPr>
              <m:ctrlPr>
                <w:rPr>
                  <w:rFonts w:ascii="Cambria Math" w:eastAsiaTheme="minorEastAsia" w:hAnsi="Cambria Math"/>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s</m:t>
                  </m:r>
                </m:sub>
              </m:sSub>
              <m:ctrlPr>
                <w:rPr>
                  <w:rFonts w:ascii="Cambria Math" w:eastAsiaTheme="minorEastAsia" w:hAnsi="Cambria Math"/>
                  <w:i/>
                  <w:lang w:val="en-US"/>
                </w:rPr>
              </m:ctrlPr>
            </m:num>
            <m:den>
              <m:r>
                <w:rPr>
                  <w:rFonts w:ascii="Cambria Math" w:eastAsiaTheme="minorEastAsia" w:hAnsi="Cambria Math"/>
                  <w:lang w:val="en-US"/>
                </w:rPr>
                <m:t>2</m:t>
              </m:r>
              <m:ctrlPr>
                <w:rPr>
                  <w:rFonts w:ascii="Cambria Math" w:eastAsiaTheme="minorEastAsia" w:hAnsi="Cambria Math"/>
                  <w:i/>
                  <w:lang w:val="en-US"/>
                </w:rPr>
              </m:ctrlPr>
            </m:den>
          </m:f>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p</m:t>
              </m:r>
            </m:sub>
          </m:sSub>
        </m:oMath>
      </m:oMathPara>
    </w:p>
    <w:p w14:paraId="2859A563" w14:textId="5BD1BD39" w:rsidR="00B44816" w:rsidRDefault="00B44816" w:rsidP="00B44816">
      <w:pPr>
        <w:ind w:firstLine="0"/>
        <w:rPr>
          <w:rFonts w:eastAsiaTheme="minorEastAsia"/>
        </w:rPr>
      </w:pPr>
      <w:r>
        <w:rPr>
          <w:rFonts w:eastAsiaTheme="minorEastAsia"/>
        </w:rPr>
        <w:t>Ta có phương trình sai phân rút gọn sau:</w:t>
      </w:r>
    </w:p>
    <w:p w14:paraId="5482CB9B" w14:textId="3FDE36C9" w:rsidR="00AD473A" w:rsidRPr="00A02BB1" w:rsidRDefault="00826500" w:rsidP="00A02BB1">
      <w:pPr>
        <w:ind w:firstLine="0"/>
        <w:rPr>
          <w:rFonts w:eastAsiaTheme="minorEastAsia"/>
        </w:rPr>
      </w:pPr>
      <m:oMathPara>
        <m:oMath>
          <m:r>
            <w:rPr>
              <w:rFonts w:ascii="Cambria Math" w:eastAsiaTheme="minorEastAsia" w:hAnsi="Cambria Math"/>
              <w:lang w:val="en-US"/>
            </w:rPr>
            <m:t>y</m:t>
          </m:r>
          <m:d>
            <m:dPr>
              <m:ctrlPr>
                <w:rPr>
                  <w:rFonts w:ascii="Cambria Math" w:eastAsiaTheme="minorEastAsia" w:hAnsi="Cambria Math"/>
                  <w:i/>
                  <w:lang w:val="en-US"/>
                </w:rPr>
              </m:ctrlPr>
            </m:dPr>
            <m:e>
              <m:r>
                <w:rPr>
                  <w:rFonts w:ascii="Cambria Math" w:eastAsiaTheme="minorEastAsia" w:hAnsi="Cambria Math"/>
                  <w:lang w:val="en-US"/>
                </w:rPr>
                <m:t>k</m:t>
              </m:r>
            </m:e>
          </m:d>
          <m:r>
            <w:rPr>
              <w:rFonts w:ascii="Cambria Math" w:eastAsiaTheme="minorEastAsia" w:hAnsi="Cambria Math"/>
              <w:lang w:val="en-US"/>
            </w:rPr>
            <m:t>=</m:t>
          </m:r>
          <m:r>
            <w:rPr>
              <w:rFonts w:ascii="Cambria Math" w:eastAsiaTheme="minorEastAsia" w:hAnsi="Cambria Math"/>
              <w:lang w:val="en-US"/>
            </w:rPr>
            <m:t>y</m:t>
          </m:r>
          <m:d>
            <m:dPr>
              <m:ctrlPr>
                <w:rPr>
                  <w:rFonts w:ascii="Cambria Math" w:eastAsiaTheme="minorEastAsia" w:hAnsi="Cambria Math"/>
                  <w:i/>
                  <w:lang w:val="en-US"/>
                </w:rPr>
              </m:ctrlPr>
            </m:dPr>
            <m:e>
              <m:r>
                <w:rPr>
                  <w:rFonts w:ascii="Cambria Math" w:eastAsiaTheme="minorEastAsia" w:hAnsi="Cambria Math"/>
                  <w:lang w:val="en-US"/>
                </w:rPr>
                <m:t>k-1</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0</m:t>
              </m:r>
            </m:sub>
          </m:sSub>
          <m:r>
            <w:rPr>
              <w:rFonts w:ascii="Cambria Math" w:eastAsiaTheme="minorEastAsia" w:hAnsi="Cambria Math"/>
              <w:lang w:val="en-US"/>
            </w:rPr>
            <m:t>∙</m:t>
          </m:r>
          <m:r>
            <w:rPr>
              <w:rFonts w:ascii="Cambria Math" w:eastAsiaTheme="minorEastAsia" w:hAnsi="Cambria Math"/>
              <w:lang w:val="en-US"/>
            </w:rPr>
            <m:t>e</m:t>
          </m:r>
          <m:d>
            <m:dPr>
              <m:ctrlPr>
                <w:rPr>
                  <w:rFonts w:ascii="Cambria Math" w:eastAsiaTheme="minorEastAsia" w:hAnsi="Cambria Math"/>
                  <w:i/>
                  <w:lang w:val="en-US"/>
                </w:rPr>
              </m:ctrlPr>
            </m:dPr>
            <m:e>
              <m:r>
                <w:rPr>
                  <w:rFonts w:ascii="Cambria Math" w:eastAsiaTheme="minorEastAsia" w:hAnsi="Cambria Math"/>
                  <w:lang w:val="en-US"/>
                </w:rPr>
                <m:t>k</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1</m:t>
              </m:r>
            </m:sub>
          </m:sSub>
          <m:r>
            <w:rPr>
              <w:rFonts w:ascii="Cambria Math" w:eastAsiaTheme="minorEastAsia" w:hAnsi="Cambria Math"/>
              <w:lang w:val="en-US"/>
            </w:rPr>
            <m:t>∙</m:t>
          </m:r>
          <m:r>
            <w:rPr>
              <w:rFonts w:ascii="Cambria Math" w:eastAsiaTheme="minorEastAsia" w:hAnsi="Cambria Math"/>
              <w:lang w:val="en-US"/>
            </w:rPr>
            <m:t>e</m:t>
          </m:r>
          <m:d>
            <m:dPr>
              <m:ctrlPr>
                <w:rPr>
                  <w:rFonts w:ascii="Cambria Math" w:eastAsiaTheme="minorEastAsia" w:hAnsi="Cambria Math"/>
                  <w:i/>
                  <w:lang w:val="en-US"/>
                </w:rPr>
              </m:ctrlPr>
            </m:dPr>
            <m:e>
              <m:r>
                <w:rPr>
                  <w:rFonts w:ascii="Cambria Math" w:eastAsiaTheme="minorEastAsia" w:hAnsi="Cambria Math"/>
                  <w:lang w:val="en-US"/>
                </w:rPr>
                <m:t>k-1</m:t>
              </m:r>
            </m:e>
          </m:d>
        </m:oMath>
      </m:oMathPara>
    </w:p>
    <w:p w14:paraId="5BCB36D1" w14:textId="21B41ED9" w:rsidR="00EC7BE6" w:rsidRDefault="00FD58E6" w:rsidP="00EC7BE6">
      <w:pPr>
        <w:keepNext/>
        <w:ind w:firstLine="0"/>
        <w:jc w:val="center"/>
      </w:pPr>
      <w:r>
        <w:drawing>
          <wp:inline distT="0" distB="0" distL="0" distR="0" wp14:anchorId="1610201C" wp14:editId="76126A5E">
            <wp:extent cx="6151880" cy="1447800"/>
            <wp:effectExtent l="0" t="0" r="1270" b="0"/>
            <wp:docPr id="1610483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83815" name=""/>
                    <pic:cNvPicPr/>
                  </pic:nvPicPr>
                  <pic:blipFill rotWithShape="1">
                    <a:blip r:embed="rId18"/>
                    <a:srcRect t="28162" b="15514"/>
                    <a:stretch>
                      <a:fillRect/>
                    </a:stretch>
                  </pic:blipFill>
                  <pic:spPr bwMode="auto">
                    <a:xfrm>
                      <a:off x="0" y="0"/>
                      <a:ext cx="6151880" cy="1447800"/>
                    </a:xfrm>
                    <a:prstGeom prst="rect">
                      <a:avLst/>
                    </a:prstGeom>
                    <a:ln>
                      <a:noFill/>
                    </a:ln>
                    <a:extLst>
                      <a:ext uri="{53640926-AAD7-44D8-BBD7-CCE9431645EC}">
                        <a14:shadowObscured xmlns:a14="http://schemas.microsoft.com/office/drawing/2010/main"/>
                      </a:ext>
                    </a:extLst>
                  </pic:spPr>
                </pic:pic>
              </a:graphicData>
            </a:graphic>
          </wp:inline>
        </w:drawing>
      </w:r>
    </w:p>
    <w:p w14:paraId="03AEDC95" w14:textId="7A86D588" w:rsidR="00E55A0D" w:rsidRDefault="00EC7BE6" w:rsidP="00E55A0D">
      <w:pPr>
        <w:pStyle w:val="Caption"/>
        <w:jc w:val="center"/>
      </w:pPr>
      <w:r>
        <w:t xml:space="preserve">Hình </w:t>
      </w:r>
      <w:r>
        <w:fldChar w:fldCharType="begin"/>
      </w:r>
      <w:r>
        <w:instrText xml:space="preserve"> SEQ Hình \* ARABIC </w:instrText>
      </w:r>
      <w:r>
        <w:fldChar w:fldCharType="separate"/>
      </w:r>
      <w:r w:rsidR="005E2FCA">
        <w:t>8</w:t>
      </w:r>
      <w:r>
        <w:fldChar w:fldCharType="end"/>
      </w:r>
      <w:r>
        <w:t xml:space="preserve">. </w:t>
      </w:r>
      <w:r w:rsidR="00B72A4E">
        <w:t xml:space="preserve">Thuật toán PI </w:t>
      </w:r>
      <w:r w:rsidR="00B72A4E">
        <w:t>Tustin</w:t>
      </w:r>
      <w:r w:rsidR="00B72A4E">
        <w:t xml:space="preserve"> trong miền rời rạc</w:t>
      </w:r>
    </w:p>
    <w:p w14:paraId="7BE69EC6" w14:textId="1ACF330B" w:rsidR="00C2180D" w:rsidRPr="00C2180D" w:rsidRDefault="00A1783A" w:rsidP="00E55A0D">
      <w:pPr>
        <w:ind w:firstLine="0"/>
      </w:pPr>
      <w:r>
        <w:t xml:space="preserve">Để mô phỏng hoạt động của bộ PI Tustin ta sử dụng một mô hình đơn giản </w:t>
      </w:r>
      <w:r w:rsidR="00954D37">
        <w:t xml:space="preserve">như </w:t>
      </w:r>
      <w:r w:rsidR="00E21C53">
        <w:fldChar w:fldCharType="begin"/>
      </w:r>
      <w:r w:rsidR="00E21C53">
        <w:instrText xml:space="preserve"> REF _Ref230894979 \h </w:instrText>
      </w:r>
      <w:r w:rsidR="00E21C53">
        <w:fldChar w:fldCharType="separate"/>
      </w:r>
      <w:r w:rsidR="00E21C53">
        <w:t>Hình 9</w:t>
      </w:r>
      <w:r w:rsidR="00E21C53">
        <w:fldChar w:fldCharType="end"/>
      </w:r>
    </w:p>
    <w:p w14:paraId="26E748F0" w14:textId="612679C6" w:rsidR="00954D37" w:rsidRDefault="00887E72" w:rsidP="00E21C53">
      <w:pPr>
        <w:keepNext/>
        <w:ind w:firstLine="0"/>
        <w:jc w:val="center"/>
      </w:pPr>
      <w:r>
        <w:drawing>
          <wp:inline distT="0" distB="0" distL="0" distR="0" wp14:anchorId="1C1A882F" wp14:editId="170F9768">
            <wp:extent cx="4754880" cy="2209338"/>
            <wp:effectExtent l="0" t="0" r="7620" b="635"/>
            <wp:docPr id="62964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47463" name=""/>
                    <pic:cNvPicPr/>
                  </pic:nvPicPr>
                  <pic:blipFill rotWithShape="1">
                    <a:blip r:embed="rId19"/>
                    <a:srcRect l="6193" r="3882"/>
                    <a:stretch>
                      <a:fillRect/>
                    </a:stretch>
                  </pic:blipFill>
                  <pic:spPr bwMode="auto">
                    <a:xfrm>
                      <a:off x="0" y="0"/>
                      <a:ext cx="4768008" cy="2215438"/>
                    </a:xfrm>
                    <a:prstGeom prst="rect">
                      <a:avLst/>
                    </a:prstGeom>
                    <a:ln>
                      <a:noFill/>
                    </a:ln>
                    <a:extLst>
                      <a:ext uri="{53640926-AAD7-44D8-BBD7-CCE9431645EC}">
                        <a14:shadowObscured xmlns:a14="http://schemas.microsoft.com/office/drawing/2010/main"/>
                      </a:ext>
                    </a:extLst>
                  </pic:spPr>
                </pic:pic>
              </a:graphicData>
            </a:graphic>
          </wp:inline>
        </w:drawing>
      </w:r>
    </w:p>
    <w:p w14:paraId="57D5DBEB" w14:textId="065AB73B" w:rsidR="00BE62EE" w:rsidRDefault="00954D37" w:rsidP="00954D37">
      <w:pPr>
        <w:pStyle w:val="Caption"/>
        <w:jc w:val="center"/>
      </w:pPr>
      <w:bookmarkStart w:id="25" w:name="_Ref230894979"/>
      <w:r>
        <w:t xml:space="preserve">Hình </w:t>
      </w:r>
      <w:r>
        <w:fldChar w:fldCharType="begin"/>
      </w:r>
      <w:r>
        <w:instrText xml:space="preserve"> SEQ Hình \* ARABIC </w:instrText>
      </w:r>
      <w:r>
        <w:fldChar w:fldCharType="separate"/>
      </w:r>
      <w:r w:rsidR="005E2FCA">
        <w:t>9</w:t>
      </w:r>
      <w:r>
        <w:fldChar w:fldCharType="end"/>
      </w:r>
      <w:bookmarkEnd w:id="25"/>
      <w:r>
        <w:t>. Mô hình động cơ DC mô phỏng hoạt động của bộ PI Tustin</w:t>
      </w:r>
    </w:p>
    <w:p w14:paraId="543ABAAF" w14:textId="7766357F" w:rsidR="007E3F4B" w:rsidRPr="00F57606" w:rsidRDefault="007E3F4B" w:rsidP="00F57606">
      <w:pPr>
        <w:ind w:firstLine="0"/>
        <w:jc w:val="left"/>
        <w:rPr>
          <w:iCs/>
        </w:rPr>
      </w:pPr>
      <w:r>
        <w:lastRenderedPageBreak/>
        <w:t>Với hệ số của bộ điều khiển PI Tustin như sau:</w:t>
      </w:r>
      <w:r w:rsidRPr="007E3F4B">
        <w:rPr>
          <w:rFonts w:ascii="Cambria Math" w:eastAsiaTheme="minorEastAsia" w:hAnsi="Cambria Math"/>
          <w:i/>
          <w:sz w:val="28"/>
          <w:szCs w:val="28"/>
          <w:lang w:val="en-US"/>
        </w:rPr>
        <w:br/>
      </w:r>
      <m:oMathPara>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a</m:t>
              </m:r>
            </m:e>
            <m:sub>
              <m:r>
                <w:rPr>
                  <w:rFonts w:ascii="Cambria Math" w:eastAsiaTheme="minorEastAsia" w:hAnsi="Cambria Math"/>
                  <w:sz w:val="28"/>
                  <w:szCs w:val="28"/>
                  <w:lang w:val="en-US"/>
                </w:rPr>
                <m:t>0</m:t>
              </m:r>
            </m:sub>
          </m:sSub>
          <m:r>
            <w:rPr>
              <w:rFonts w:ascii="Cambria Math" w:eastAsiaTheme="minorEastAsia" w:hAnsi="Cambria Math"/>
              <w:sz w:val="28"/>
              <w:szCs w:val="28"/>
              <w:lang w:val="en-US"/>
            </w:rPr>
            <m:t>=</m:t>
          </m:r>
          <m:sSub>
            <m:sSubPr>
              <m:ctrlPr>
                <w:rPr>
                  <w:rFonts w:ascii="Cambria Math" w:eastAsiaTheme="minorEastAsia" w:hAnsi="Cambria Math"/>
                  <w:i/>
                  <w:lang w:val="en-US"/>
                </w:rPr>
              </m:ctrlPr>
            </m:sSubPr>
            <m:e>
              <m:r>
                <w:rPr>
                  <w:rFonts w:ascii="Cambria Math" w:eastAsiaTheme="minorEastAsia" w:hAnsi="Cambria Math"/>
                  <w:lang w:val="en-US"/>
                </w:rPr>
                <m:t>K</m:t>
              </m:r>
              <m:ctrlPr>
                <w:rPr>
                  <w:rFonts w:ascii="Cambria Math" w:eastAsiaTheme="minorEastAsia" w:hAnsi="Cambria Math"/>
                  <w:lang w:val="en-US"/>
                </w:rPr>
              </m:ctrlPr>
            </m:e>
            <m:sub>
              <m:r>
                <w:rPr>
                  <w:rFonts w:ascii="Cambria Math" w:eastAsiaTheme="minorEastAsia" w:hAnsi="Cambria Math"/>
                  <w:lang w:val="en-US"/>
                </w:rPr>
                <m:t>p</m:t>
              </m:r>
            </m:sub>
          </m:sSub>
          <m:r>
            <w:rPr>
              <w:rFonts w:ascii="Cambria Math" w:eastAsiaTheme="minorEastAsia" w:hAnsi="Cambria Math"/>
              <w:lang w:val="en-US"/>
            </w:rPr>
            <m:t>+</m:t>
          </m:r>
          <m:f>
            <m:fPr>
              <m:ctrlPr>
                <w:rPr>
                  <w:rFonts w:ascii="Cambria Math" w:eastAsiaTheme="minorEastAsia" w:hAnsi="Cambria Math"/>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s</m:t>
                  </m:r>
                </m:sub>
              </m:sSub>
              <m:ctrlPr>
                <w:rPr>
                  <w:rFonts w:ascii="Cambria Math" w:eastAsiaTheme="minorEastAsia" w:hAnsi="Cambria Math"/>
                  <w:i/>
                  <w:lang w:val="en-US"/>
                </w:rPr>
              </m:ctrlPr>
            </m:num>
            <m:den>
              <m:r>
                <w:rPr>
                  <w:rFonts w:ascii="Cambria Math" w:eastAsiaTheme="minorEastAsia" w:hAnsi="Cambria Math"/>
                  <w:lang w:val="en-US"/>
                </w:rPr>
                <m:t>2</m:t>
              </m:r>
              <m:ctrlPr>
                <w:rPr>
                  <w:rFonts w:ascii="Cambria Math" w:eastAsiaTheme="minorEastAsia" w:hAnsi="Cambria Math"/>
                  <w:i/>
                  <w:lang w:val="en-US"/>
                </w:rPr>
              </m:ctrlPr>
            </m:den>
          </m:f>
          <m:r>
            <w:rPr>
              <w:rFonts w:ascii="Cambria Math" w:eastAsiaTheme="minorEastAsia" w:hAnsi="Cambria Math"/>
              <w:lang w:val="en-US"/>
            </w:rPr>
            <m:t xml:space="preserve"> </m:t>
          </m:r>
          <m:r>
            <w:rPr>
              <w:rFonts w:ascii="Cambria Math" w:eastAsiaTheme="minorEastAsia" w:hAnsi="Cambria Math"/>
            </w:rPr>
            <m:t>= 0.3</m:t>
          </m:r>
        </m:oMath>
      </m:oMathPara>
    </w:p>
    <w:p w14:paraId="6C18A3B0" w14:textId="1EF5A1CE" w:rsidR="007E3F4B" w:rsidRDefault="007E3F4B" w:rsidP="007E3F4B">
      <w:pPr>
        <w:ind w:firstLine="0"/>
        <w:jc w:val="center"/>
        <w:rPr>
          <w:rFonts w:eastAsiaTheme="minorEastAsia"/>
        </w:rPr>
      </w:pPr>
      <m:oMathPara>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a</m:t>
              </m:r>
            </m:e>
            <m:sub>
              <m:r>
                <w:rPr>
                  <w:rFonts w:ascii="Cambria Math" w:eastAsiaTheme="minorEastAsia" w:hAnsi="Cambria Math"/>
                  <w:sz w:val="28"/>
                  <w:szCs w:val="28"/>
                  <w:lang w:val="en-US"/>
                </w:rPr>
                <m:t>1</m:t>
              </m:r>
            </m:sub>
          </m:sSub>
          <m:r>
            <w:rPr>
              <w:rFonts w:ascii="Cambria Math" w:eastAsiaTheme="minorEastAsia" w:hAnsi="Cambria Math"/>
              <w:sz w:val="28"/>
              <w:szCs w:val="28"/>
              <w:lang w:val="en-US"/>
            </w:rPr>
            <m:t>=</m:t>
          </m:r>
          <m:f>
            <m:fPr>
              <m:ctrlPr>
                <w:rPr>
                  <w:rFonts w:ascii="Cambria Math" w:eastAsiaTheme="minorEastAsia" w:hAnsi="Cambria Math"/>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s</m:t>
                  </m:r>
                </m:sub>
              </m:sSub>
              <m:ctrlPr>
                <w:rPr>
                  <w:rFonts w:ascii="Cambria Math" w:eastAsiaTheme="minorEastAsia" w:hAnsi="Cambria Math"/>
                  <w:i/>
                  <w:lang w:val="en-US"/>
                </w:rPr>
              </m:ctrlPr>
            </m:num>
            <m:den>
              <m:r>
                <w:rPr>
                  <w:rFonts w:ascii="Cambria Math" w:eastAsiaTheme="minorEastAsia" w:hAnsi="Cambria Math"/>
                  <w:lang w:val="en-US"/>
                </w:rPr>
                <m:t>2</m:t>
              </m:r>
              <m:ctrlPr>
                <w:rPr>
                  <w:rFonts w:ascii="Cambria Math" w:eastAsiaTheme="minorEastAsia" w:hAnsi="Cambria Math"/>
                  <w:i/>
                  <w:lang w:val="en-US"/>
                </w:rPr>
              </m:ctrlPr>
            </m:den>
          </m:f>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p</m:t>
              </m:r>
            </m:sub>
          </m:sSub>
          <m:r>
            <w:rPr>
              <w:rFonts w:ascii="Cambria Math" w:eastAsiaTheme="minorEastAsia" w:hAnsi="Cambria Math"/>
              <w:lang w:val="en-US"/>
            </w:rPr>
            <m:t>=</m:t>
          </m:r>
          <m:r>
            <w:rPr>
              <w:rFonts w:ascii="Cambria Math" w:eastAsiaTheme="minorEastAsia" w:hAnsi="Cambria Math"/>
            </w:rPr>
            <m:t xml:space="preserve"> - 0.2</m:t>
          </m:r>
        </m:oMath>
      </m:oMathPara>
    </w:p>
    <w:p w14:paraId="63CAEE4D" w14:textId="2DC97562" w:rsidR="007E3F4B" w:rsidRPr="007E3F4B" w:rsidRDefault="007E3F4B" w:rsidP="007E3F4B">
      <w:pPr>
        <w:ind w:firstLine="0"/>
        <w:rPr>
          <w:rFonts w:eastAsiaTheme="minorEastAsia"/>
          <w:sz w:val="28"/>
          <w:szCs w:val="28"/>
        </w:rPr>
      </w:pPr>
      <w:r>
        <w:rPr>
          <w:rFonts w:eastAsiaTheme="minorEastAsia"/>
        </w:rPr>
        <w:t xml:space="preserve">Ta có biểu đồ tốc độ đặt và tốc độ điều khiển như </w:t>
      </w:r>
      <w:r w:rsidR="00D31B7E">
        <w:rPr>
          <w:rFonts w:eastAsiaTheme="minorEastAsia"/>
          <w:highlight w:val="yellow"/>
        </w:rPr>
        <w:fldChar w:fldCharType="begin"/>
      </w:r>
      <w:r w:rsidR="00D31B7E">
        <w:rPr>
          <w:rFonts w:eastAsiaTheme="minorEastAsia"/>
        </w:rPr>
        <w:instrText xml:space="preserve"> REF _Ref230895111 \h </w:instrText>
      </w:r>
      <w:r w:rsidR="00D31B7E">
        <w:rPr>
          <w:rFonts w:eastAsiaTheme="minorEastAsia"/>
          <w:highlight w:val="yellow"/>
        </w:rPr>
      </w:r>
      <w:r w:rsidR="00D31B7E">
        <w:rPr>
          <w:rFonts w:eastAsiaTheme="minorEastAsia"/>
          <w:highlight w:val="yellow"/>
        </w:rPr>
        <w:fldChar w:fldCharType="separate"/>
      </w:r>
      <w:r w:rsidR="00D31B7E">
        <w:t>Hình 10</w:t>
      </w:r>
      <w:r w:rsidR="00D31B7E">
        <w:rPr>
          <w:rFonts w:eastAsiaTheme="minorEastAsia"/>
          <w:highlight w:val="yellow"/>
        </w:rPr>
        <w:fldChar w:fldCharType="end"/>
      </w:r>
      <w:r>
        <w:rPr>
          <w:rFonts w:eastAsiaTheme="minorEastAsia"/>
        </w:rPr>
        <w:t xml:space="preserve">: </w:t>
      </w:r>
    </w:p>
    <w:p w14:paraId="35D050FC" w14:textId="1445B120" w:rsidR="00117AFE" w:rsidRDefault="0093020D" w:rsidP="00117AFE">
      <w:pPr>
        <w:keepNext/>
        <w:ind w:firstLine="0"/>
        <w:jc w:val="center"/>
      </w:pPr>
      <w:r>
        <w:drawing>
          <wp:inline distT="0" distB="0" distL="0" distR="0" wp14:anchorId="50A8C9A1" wp14:editId="6724EC33">
            <wp:extent cx="5509260" cy="3655970"/>
            <wp:effectExtent l="0" t="0" r="0" b="1905"/>
            <wp:docPr id="611067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067024" name=""/>
                    <pic:cNvPicPr/>
                  </pic:nvPicPr>
                  <pic:blipFill>
                    <a:blip r:embed="rId20"/>
                    <a:stretch>
                      <a:fillRect/>
                    </a:stretch>
                  </pic:blipFill>
                  <pic:spPr>
                    <a:xfrm>
                      <a:off x="0" y="0"/>
                      <a:ext cx="5511820" cy="3657669"/>
                    </a:xfrm>
                    <a:prstGeom prst="rect">
                      <a:avLst/>
                    </a:prstGeom>
                  </pic:spPr>
                </pic:pic>
              </a:graphicData>
            </a:graphic>
          </wp:inline>
        </w:drawing>
      </w:r>
    </w:p>
    <w:p w14:paraId="62332507" w14:textId="002EDDF3" w:rsidR="00F57C6C" w:rsidRPr="00700B05" w:rsidRDefault="00117AFE" w:rsidP="00700B05">
      <w:pPr>
        <w:pStyle w:val="Caption"/>
        <w:jc w:val="center"/>
        <w:rPr>
          <w:lang w:val="en-US"/>
        </w:rPr>
      </w:pPr>
      <w:bookmarkStart w:id="26" w:name="_Ref230895111"/>
      <w:r>
        <w:t xml:space="preserve">Hình </w:t>
      </w:r>
      <w:r>
        <w:fldChar w:fldCharType="begin"/>
      </w:r>
      <w:r>
        <w:instrText xml:space="preserve"> SEQ Hình \* ARABIC </w:instrText>
      </w:r>
      <w:r>
        <w:fldChar w:fldCharType="separate"/>
      </w:r>
      <w:r w:rsidR="005E2FCA">
        <w:t>10</w:t>
      </w:r>
      <w:r>
        <w:fldChar w:fldCharType="end"/>
      </w:r>
      <w:bookmarkEnd w:id="26"/>
      <w:r>
        <w:t xml:space="preserve">. </w:t>
      </w:r>
      <w:r w:rsidR="00A57750">
        <w:t>Đáp ứng của hệ thống khi sử dụng bộ PI Tustin</w:t>
      </w:r>
    </w:p>
    <w:p w14:paraId="0F81ADBB" w14:textId="49D5E287" w:rsidR="00634FEA" w:rsidRDefault="00435C95" w:rsidP="00B974BC">
      <w:r>
        <w:t xml:space="preserve">Như </w:t>
      </w:r>
      <w:r>
        <w:fldChar w:fldCharType="begin"/>
      </w:r>
      <w:r>
        <w:instrText xml:space="preserve"> REF _Ref230895111 \h </w:instrText>
      </w:r>
      <w:r>
        <w:fldChar w:fldCharType="separate"/>
      </w:r>
      <w:r>
        <w:t>Hình 10</w:t>
      </w:r>
      <w:r>
        <w:fldChar w:fldCharType="end"/>
      </w:r>
      <w:r w:rsidR="00634FEA">
        <w:t xml:space="preserve"> phần tín hiệu đầu ra</w:t>
      </w:r>
      <w:r>
        <w:t xml:space="preserve"> u(t)</w:t>
      </w:r>
      <w:r w:rsidR="00634FEA">
        <w:t xml:space="preserve"> </w:t>
      </w:r>
      <w:r w:rsidR="001E0EE6">
        <w:t xml:space="preserve">của bộ PI Tustin khi chưa có thuật toán chống bão hòa tích </w:t>
      </w:r>
      <w:r>
        <w:t>phân,</w:t>
      </w:r>
      <w:r w:rsidR="001E0EE6">
        <w:t xml:space="preserve"> chỉ sử dụng khối giới hạn cơ </w:t>
      </w:r>
      <w:r>
        <w:t>bản</w:t>
      </w:r>
      <w:r w:rsidR="001E0EE6">
        <w:t xml:space="preserve"> </w:t>
      </w:r>
      <w:r w:rsidR="008415B1">
        <w:t xml:space="preserve">thì </w:t>
      </w:r>
      <w:r w:rsidR="001E0EE6">
        <w:t xml:space="preserve">khi giá trị đặt thay đổi </w:t>
      </w:r>
      <w:r w:rsidR="008415B1">
        <w:t xml:space="preserve">giá trị đặt thì có hiện tượng dao động </w:t>
      </w:r>
      <w:r w:rsidR="00963BA6">
        <w:t xml:space="preserve">giá trị liên tục ở hai chiều của giới hạn </w:t>
      </w:r>
      <w:r w:rsidR="004252CC">
        <w:t xml:space="preserve">do tích phân quá mức gây </w:t>
      </w:r>
      <w:r w:rsidR="00934E89">
        <w:t>ra.</w:t>
      </w:r>
    </w:p>
    <w:p w14:paraId="71C252C6" w14:textId="5D583246" w:rsidR="00B974BC" w:rsidRDefault="00B974BC" w:rsidP="00B974BC">
      <w:r w:rsidRPr="00B974BC">
        <w:rPr>
          <w:lang w:val="en-US"/>
        </w:rPr>
        <w:t xml:space="preserve">Để tăng </w:t>
      </w:r>
      <w:r>
        <w:rPr>
          <w:lang w:val="en-US"/>
        </w:rPr>
        <w:t>mức</w:t>
      </w:r>
      <w:r>
        <w:t xml:space="preserve"> </w:t>
      </w:r>
      <w:r w:rsidRPr="00B974BC">
        <w:rPr>
          <w:lang w:val="en-US"/>
        </w:rPr>
        <w:t>ổn định</w:t>
      </w:r>
      <w:r>
        <w:t xml:space="preserve"> </w:t>
      </w:r>
      <w:r>
        <w:rPr>
          <w:lang w:val="en-US"/>
        </w:rPr>
        <w:t>t</w:t>
      </w:r>
      <w:r w:rsidRPr="00B974BC">
        <w:rPr>
          <w:lang w:val="en-US"/>
        </w:rPr>
        <w:t xml:space="preserve">rong cấu trúc </w:t>
      </w:r>
      <w:r>
        <w:rPr>
          <w:lang w:val="en-US"/>
        </w:rPr>
        <w:t>của</w:t>
      </w:r>
      <w:r>
        <w:t xml:space="preserve"> bộ điều khiển PI Tustin</w:t>
      </w:r>
      <w:r w:rsidRPr="00B974BC">
        <w:rPr>
          <w:lang w:val="en-US"/>
        </w:rPr>
        <w:t xml:space="preserve">, thay vì xuất ra tín hiệu điều khiển tuyệt đối </w:t>
      </w:r>
      <m:oMath>
        <m:r>
          <w:rPr>
            <w:rFonts w:ascii="Cambria Math" w:hAnsi="Cambria Math"/>
            <w:lang w:val="en-US"/>
          </w:rPr>
          <m:t>u</m:t>
        </m:r>
        <m:d>
          <m:dPr>
            <m:ctrlPr>
              <w:rPr>
                <w:rFonts w:ascii="Cambria Math" w:hAnsi="Cambria Math"/>
                <w:i/>
                <w:lang w:val="en-US"/>
              </w:rPr>
            </m:ctrlPr>
          </m:dPr>
          <m:e>
            <m:r>
              <w:rPr>
                <w:rFonts w:ascii="Cambria Math" w:hAnsi="Cambria Math"/>
                <w:lang w:val="en-US"/>
              </w:rPr>
              <m:t>k</m:t>
            </m:r>
          </m:e>
        </m:d>
      </m:oMath>
      <w:r>
        <w:t xml:space="preserve"> </w:t>
      </w:r>
      <w:r>
        <w:rPr>
          <w:lang w:val="en-US"/>
        </w:rPr>
        <w:t>ta</w:t>
      </w:r>
      <w:r w:rsidRPr="00B974BC">
        <w:rPr>
          <w:lang w:val="en-US"/>
        </w:rPr>
        <w:t xml:space="preserve"> chỉ tính toán lượng thay đổi của tín hiệu điều khiển </w:t>
      </w:r>
      <m:oMath>
        <m:r>
          <m:rPr>
            <m:sty m:val="p"/>
          </m:rPr>
          <w:rPr>
            <w:rFonts w:ascii="Cambria Math" w:hAnsi="Cambria Math"/>
            <w:lang w:val="en-US"/>
          </w:rPr>
          <m:t>Δ</m:t>
        </m:r>
        <m:r>
          <w:rPr>
            <w:rFonts w:ascii="Cambria Math" w:hAnsi="Cambria Math"/>
            <w:lang w:val="en-US"/>
          </w:rPr>
          <m:t>u</m:t>
        </m:r>
        <m:d>
          <m:dPr>
            <m:ctrlPr>
              <w:rPr>
                <w:rFonts w:ascii="Cambria Math" w:hAnsi="Cambria Math"/>
                <w:i/>
                <w:lang w:val="en-US"/>
              </w:rPr>
            </m:ctrlPr>
          </m:dPr>
          <m:e>
            <m:r>
              <w:rPr>
                <w:rFonts w:ascii="Cambria Math" w:hAnsi="Cambria Math"/>
                <w:lang w:val="en-US"/>
              </w:rPr>
              <m:t>k</m:t>
            </m:r>
          </m:e>
        </m:d>
      </m:oMath>
      <w:r w:rsidRPr="00B974BC">
        <w:rPr>
          <w:lang w:val="en-US"/>
        </w:rPr>
        <w:t xml:space="preserve"> tại mỗi chu kỳ:</w:t>
      </w:r>
    </w:p>
    <w:p w14:paraId="37A5BE72" w14:textId="31A1F3C8" w:rsidR="00B426B4" w:rsidRPr="00B42FB7" w:rsidRDefault="00B426B4" w:rsidP="00B426B4">
      <w:pPr>
        <w:rPr>
          <w:rFonts w:eastAsiaTheme="minorEastAsia"/>
        </w:rPr>
      </w:pPr>
      <m:oMathPara>
        <m:oMath>
          <m:r>
            <m:rPr>
              <m:sty m:val="p"/>
            </m:rPr>
            <w:rPr>
              <w:rFonts w:ascii="Cambria Math" w:hAnsi="Cambria Math"/>
              <w:lang w:val="en-US"/>
            </w:rPr>
            <m:t>Δ</m:t>
          </m:r>
          <m:r>
            <w:rPr>
              <w:rFonts w:ascii="Cambria Math" w:hAnsi="Cambria Math"/>
              <w:lang w:val="en-US"/>
            </w:rPr>
            <m:t>u</m:t>
          </m:r>
          <m:d>
            <m:dPr>
              <m:ctrlPr>
                <w:rPr>
                  <w:rFonts w:ascii="Cambria Math" w:hAnsi="Cambria Math"/>
                  <w:i/>
                  <w:lang w:val="en-US"/>
                </w:rPr>
              </m:ctrlPr>
            </m:dPr>
            <m:e>
              <m:r>
                <w:rPr>
                  <w:rFonts w:ascii="Cambria Math" w:hAnsi="Cambria Math"/>
                  <w:lang w:val="en-US"/>
                </w:rPr>
                <m:t>k</m:t>
              </m:r>
            </m:e>
          </m:d>
          <m:r>
            <w:rPr>
              <w:rFonts w:ascii="Cambria Math" w:hAnsi="Cambria Math"/>
              <w:lang w:val="en-US"/>
            </w:rPr>
            <m:t>=u</m:t>
          </m:r>
          <m:d>
            <m:dPr>
              <m:ctrlPr>
                <w:rPr>
                  <w:rFonts w:ascii="Cambria Math" w:hAnsi="Cambria Math"/>
                  <w:i/>
                  <w:lang w:val="en-US"/>
                </w:rPr>
              </m:ctrlPr>
            </m:dPr>
            <m:e>
              <m:r>
                <w:rPr>
                  <w:rFonts w:ascii="Cambria Math" w:hAnsi="Cambria Math"/>
                  <w:lang w:val="en-US"/>
                </w:rPr>
                <m:t>k</m:t>
              </m:r>
            </m:e>
          </m:d>
          <m:r>
            <w:rPr>
              <w:rFonts w:ascii="Cambria Math" w:hAnsi="Cambria Math"/>
              <w:lang w:val="en-US"/>
            </w:rPr>
            <m:t>-u</m:t>
          </m:r>
          <m:d>
            <m:dPr>
              <m:ctrlPr>
                <w:rPr>
                  <w:rFonts w:ascii="Cambria Math" w:hAnsi="Cambria Math"/>
                  <w:i/>
                  <w:lang w:val="en-US"/>
                </w:rPr>
              </m:ctrlPr>
            </m:dPr>
            <m:e>
              <m:r>
                <w:rPr>
                  <w:rFonts w:ascii="Cambria Math" w:hAnsi="Cambria Math"/>
                  <w:lang w:val="en-US"/>
                </w:rPr>
                <m:t>k-1</m:t>
              </m:r>
            </m:e>
          </m:d>
        </m:oMath>
      </m:oMathPara>
    </w:p>
    <w:p w14:paraId="5764E32D" w14:textId="2CD3D461" w:rsidR="00B42FB7" w:rsidRPr="00B42FB7" w:rsidRDefault="00B42FB7" w:rsidP="00B426B4">
      <w:r>
        <w:rPr>
          <w:rFonts w:eastAsiaTheme="minorEastAsia"/>
        </w:rPr>
        <w:t>Hay</w:t>
      </w:r>
    </w:p>
    <w:p w14:paraId="40C66066" w14:textId="18B9B9CA" w:rsidR="001A23CD" w:rsidRPr="001A23CD" w:rsidRDefault="001A23CD" w:rsidP="001A23CD">
      <w:pPr>
        <w:rPr>
          <w:lang w:val="en-US"/>
        </w:rPr>
      </w:pPr>
      <m:oMathPara>
        <m:oMath>
          <m:r>
            <m:rPr>
              <m:sty m:val="p"/>
            </m:rPr>
            <w:rPr>
              <w:rFonts w:ascii="Cambria Math" w:hAnsi="Cambria Math"/>
              <w:lang w:val="en-US"/>
            </w:rPr>
            <w:lastRenderedPageBreak/>
            <m:t>Δ</m:t>
          </m:r>
          <m:r>
            <w:rPr>
              <w:rFonts w:ascii="Cambria Math" w:hAnsi="Cambria Math"/>
              <w:lang w:val="en-US"/>
            </w:rPr>
            <m:t>u</m:t>
          </m:r>
          <m:d>
            <m:dPr>
              <m:ctrlPr>
                <w:rPr>
                  <w:rFonts w:ascii="Cambria Math" w:hAnsi="Cambria Math"/>
                  <w:i/>
                  <w:lang w:val="en-US"/>
                </w:rPr>
              </m:ctrlPr>
            </m:dPr>
            <m:e>
              <m:r>
                <w:rPr>
                  <w:rFonts w:ascii="Cambria Math" w:hAnsi="Cambria Math"/>
                  <w:lang w:val="en-US"/>
                </w:rPr>
                <m:t>k</m:t>
              </m:r>
            </m:e>
          </m:d>
          <m:r>
            <w:rPr>
              <w:rFonts w:ascii="Cambria Math" w:hAnsi="Cambria Math"/>
              <w:lang w:val="en-US"/>
            </w:rPr>
            <m:t>=</m:t>
          </m:r>
          <m:d>
            <m:dPr>
              <m:ctrlPr>
                <w:rPr>
                  <w:rFonts w:ascii="Cambria Math" w:hAnsi="Cambria Math"/>
                  <w:lang w:val="en-US"/>
                </w:rPr>
              </m:ctrlPr>
            </m:dPr>
            <m:e>
              <m:sSub>
                <m:sSubPr>
                  <m:ctrlPr>
                    <w:rPr>
                      <w:rFonts w:ascii="Cambria Math" w:hAnsi="Cambria Math"/>
                      <w:i/>
                      <w:lang w:val="en-US"/>
                    </w:rPr>
                  </m:ctrlPr>
                </m:sSubPr>
                <m:e>
                  <m:r>
                    <w:rPr>
                      <w:rFonts w:ascii="Cambria Math" w:hAnsi="Cambria Math"/>
                      <w:lang w:val="en-US"/>
                    </w:rPr>
                    <m:t>K</m:t>
                  </m:r>
                  <m:ctrlPr>
                    <w:rPr>
                      <w:rFonts w:ascii="Cambria Math" w:hAnsi="Cambria Math"/>
                      <w:lang w:val="en-US"/>
                    </w:rPr>
                  </m:ctrlPr>
                </m:e>
                <m:sub>
                  <m:r>
                    <w:rPr>
                      <w:rFonts w:ascii="Cambria Math" w:hAnsi="Cambria Math"/>
                      <w:lang w:val="en-US"/>
                    </w:rPr>
                    <m:t>p</m:t>
                  </m:r>
                </m:sub>
              </m:sSub>
              <m:r>
                <w:rPr>
                  <w:rFonts w:ascii="Cambria Math" w:hAnsi="Cambria Math"/>
                  <w:lang w:val="en-US"/>
                </w:rPr>
                <m:t>+</m:t>
              </m:r>
              <m:f>
                <m:fPr>
                  <m:ctrlPr>
                    <w:rPr>
                      <w:rFonts w:ascii="Cambria Math" w:hAnsi="Cambria Math"/>
                      <w:lang w:val="en-US"/>
                    </w:rPr>
                  </m:ctrlPr>
                </m:fPr>
                <m:num>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s</m:t>
                      </m:r>
                    </m:sub>
                  </m:sSub>
                  <m:ctrlPr>
                    <w:rPr>
                      <w:rFonts w:ascii="Cambria Math" w:hAnsi="Cambria Math"/>
                      <w:i/>
                      <w:lang w:val="en-US"/>
                    </w:rPr>
                  </m:ctrlPr>
                </m:num>
                <m:den>
                  <m:r>
                    <w:rPr>
                      <w:rFonts w:ascii="Cambria Math" w:hAnsi="Cambria Math"/>
                      <w:lang w:val="en-US"/>
                    </w:rPr>
                    <m:t>2</m:t>
                  </m:r>
                  <m:ctrlPr>
                    <w:rPr>
                      <w:rFonts w:ascii="Cambria Math" w:hAnsi="Cambria Math"/>
                      <w:i/>
                      <w:lang w:val="en-US"/>
                    </w:rPr>
                  </m:ctrlPr>
                </m:den>
              </m:f>
              <m:ctrlPr>
                <w:rPr>
                  <w:rFonts w:ascii="Cambria Math" w:hAnsi="Cambria Math"/>
                  <w:i/>
                  <w:lang w:val="en-US"/>
                </w:rPr>
              </m:ctrlPr>
            </m:e>
          </m:d>
          <m:r>
            <w:rPr>
              <w:rFonts w:ascii="Cambria Math" w:hAnsi="Cambria Math"/>
              <w:lang w:val="en-US"/>
            </w:rPr>
            <m:t>e</m:t>
          </m:r>
          <m:d>
            <m:dPr>
              <m:ctrlPr>
                <w:rPr>
                  <w:rFonts w:ascii="Cambria Math" w:hAnsi="Cambria Math"/>
                  <w:i/>
                  <w:lang w:val="en-US"/>
                </w:rPr>
              </m:ctrlPr>
            </m:dPr>
            <m:e>
              <m:r>
                <w:rPr>
                  <w:rFonts w:ascii="Cambria Math" w:hAnsi="Cambria Math"/>
                  <w:lang w:val="en-US"/>
                </w:rPr>
                <m:t>k</m:t>
              </m:r>
            </m:e>
          </m:d>
          <m:r>
            <w:rPr>
              <w:rFonts w:ascii="Cambria Math" w:hAnsi="Cambria Math"/>
              <w:lang w:val="en-US"/>
            </w:rPr>
            <m:t>+</m:t>
          </m:r>
          <m:d>
            <m:dPr>
              <m:ctrlPr>
                <w:rPr>
                  <w:rFonts w:ascii="Cambria Math" w:hAnsi="Cambria Math"/>
                  <w:lang w:val="en-US"/>
                </w:rPr>
              </m:ctrlPr>
            </m:dPr>
            <m:e>
              <m:f>
                <m:fPr>
                  <m:ctrlPr>
                    <w:rPr>
                      <w:rFonts w:ascii="Cambria Math" w:hAnsi="Cambria Math"/>
                      <w:lang w:val="en-US"/>
                    </w:rPr>
                  </m:ctrlPr>
                </m:fPr>
                <m:num>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s</m:t>
                      </m:r>
                    </m:sub>
                  </m:sSub>
                  <m:ctrlPr>
                    <w:rPr>
                      <w:rFonts w:ascii="Cambria Math" w:hAnsi="Cambria Math"/>
                      <w:i/>
                      <w:lang w:val="en-US"/>
                    </w:rPr>
                  </m:ctrlPr>
                </m:num>
                <m:den>
                  <m:r>
                    <w:rPr>
                      <w:rFonts w:ascii="Cambria Math" w:hAnsi="Cambria Math"/>
                      <w:lang w:val="en-US"/>
                    </w:rPr>
                    <m:t>2</m:t>
                  </m:r>
                  <m:ctrlPr>
                    <w:rPr>
                      <w:rFonts w:ascii="Cambria Math" w:hAnsi="Cambria Math"/>
                      <w:i/>
                      <w:lang w:val="en-US"/>
                    </w:rPr>
                  </m:ctrlPr>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p</m:t>
                  </m:r>
                </m:sub>
              </m:sSub>
              <m:ctrlPr>
                <w:rPr>
                  <w:rFonts w:ascii="Cambria Math" w:hAnsi="Cambria Math"/>
                  <w:i/>
                  <w:lang w:val="en-US"/>
                </w:rPr>
              </m:ctrlPr>
            </m:e>
          </m:d>
          <m:r>
            <w:rPr>
              <w:rFonts w:ascii="Cambria Math" w:hAnsi="Cambria Math"/>
              <w:lang w:val="en-US"/>
            </w:rPr>
            <m:t>e</m:t>
          </m:r>
          <m:d>
            <m:dPr>
              <m:ctrlPr>
                <w:rPr>
                  <w:rFonts w:ascii="Cambria Math" w:hAnsi="Cambria Math"/>
                  <w:i/>
                  <w:lang w:val="en-US"/>
                </w:rPr>
              </m:ctrlPr>
            </m:dPr>
            <m:e>
              <m:r>
                <w:rPr>
                  <w:rFonts w:ascii="Cambria Math" w:hAnsi="Cambria Math"/>
                  <w:lang w:val="en-US"/>
                </w:rPr>
                <m:t>k-1</m:t>
              </m:r>
            </m:e>
          </m:d>
        </m:oMath>
      </m:oMathPara>
    </w:p>
    <w:p w14:paraId="3E3889B5" w14:textId="77777777" w:rsidR="0079305B" w:rsidRDefault="00B42FB7" w:rsidP="0079305B">
      <w:r>
        <w:rPr>
          <w:lang w:val="en-US"/>
        </w:rPr>
        <w:t>Giá</w:t>
      </w:r>
      <w:r>
        <w:t xml:space="preserve"> trị</w:t>
      </w:r>
      <w:r w:rsidRPr="00B42FB7">
        <w:rPr>
          <w:lang w:val="en-US"/>
        </w:rPr>
        <w:t xml:space="preserve"> </w:t>
      </w:r>
      <m:oMath>
        <m:r>
          <m:rPr>
            <m:sty m:val="p"/>
          </m:rPr>
          <w:rPr>
            <w:rFonts w:ascii="Cambria Math" w:hAnsi="Cambria Math"/>
            <w:lang w:val="en-US"/>
          </w:rPr>
          <m:t>Δ</m:t>
        </m:r>
        <m:r>
          <w:rPr>
            <w:rFonts w:ascii="Cambria Math" w:hAnsi="Cambria Math"/>
            <w:lang w:val="en-US"/>
          </w:rPr>
          <m:t>u</m:t>
        </m:r>
        <m:d>
          <m:dPr>
            <m:ctrlPr>
              <w:rPr>
                <w:rFonts w:ascii="Cambria Math" w:hAnsi="Cambria Math"/>
                <w:i/>
                <w:lang w:val="en-US"/>
              </w:rPr>
            </m:ctrlPr>
          </m:dPr>
          <m:e>
            <m:r>
              <w:rPr>
                <w:rFonts w:ascii="Cambria Math" w:hAnsi="Cambria Math"/>
                <w:lang w:val="en-US"/>
              </w:rPr>
              <m:t>k</m:t>
            </m:r>
          </m:e>
        </m:d>
      </m:oMath>
      <w:r w:rsidRPr="00B42FB7">
        <w:rPr>
          <w:lang w:val="en-US"/>
        </w:rPr>
        <w:t xml:space="preserve"> được cộng dồn </w:t>
      </w:r>
      <w:r w:rsidR="00DC2F95">
        <w:rPr>
          <w:lang w:val="en-US"/>
        </w:rPr>
        <w:t>tại</w:t>
      </w:r>
      <w:r w:rsidR="00DC2F95">
        <w:t xml:space="preserve"> vị trí</w:t>
      </w:r>
      <w:r w:rsidR="005B50F4">
        <w:t xml:space="preserve"> giá trị</w:t>
      </w:r>
      <w:r w:rsidR="00DC2F95">
        <w:t xml:space="preserve"> </w:t>
      </w:r>
      <w:r w:rsidR="00AD69AA">
        <w:t xml:space="preserve">điều khiển </w:t>
      </w:r>
      <w:r w:rsidR="005B50F4">
        <w:t xml:space="preserve">trước đó </w:t>
      </w:r>
      <w:r>
        <w:rPr>
          <w:lang w:val="en-US"/>
        </w:rPr>
        <w:t>để</w:t>
      </w:r>
      <w:r>
        <w:t xml:space="preserve"> </w:t>
      </w:r>
      <w:r w:rsidR="00C939AD" w:rsidRPr="00C939AD">
        <w:t xml:space="preserve">giúp giảm thiểu rủi ro quá tải bộ nhớ và góp phần hạn chế hiện tượng bão hòa tích phân một cách tự </w:t>
      </w:r>
      <w:r w:rsidR="00DC2F95">
        <w:t>nhiên.</w:t>
      </w:r>
      <w:r w:rsidR="0079305B">
        <w:t xml:space="preserve"> </w:t>
      </w:r>
    </w:p>
    <w:p w14:paraId="229BC7C6" w14:textId="690BD608" w:rsidR="00A64D88" w:rsidRDefault="00252E94" w:rsidP="00A64D88">
      <w:pPr>
        <w:pStyle w:val="ListParagraph"/>
        <w:numPr>
          <w:ilvl w:val="0"/>
          <w:numId w:val="44"/>
        </w:numPr>
      </w:pPr>
      <w:r>
        <w:t>Xây dựng thuật toán chống giới hạn bão hòa tích phân:</w:t>
      </w:r>
      <w:r w:rsidR="00BF0D42">
        <w:t xml:space="preserve"> </w:t>
      </w:r>
    </w:p>
    <w:p w14:paraId="1DAABE60" w14:textId="5DE98BF4" w:rsidR="00CD5A06" w:rsidRPr="00A64D88" w:rsidRDefault="00BF0D42" w:rsidP="00A64D88">
      <w:pPr>
        <w:rPr>
          <w:rFonts w:eastAsiaTheme="minorEastAsia"/>
          <w:iCs/>
        </w:rPr>
      </w:pPr>
      <w:r>
        <w:rPr>
          <w:rFonts w:eastAsiaTheme="minorEastAsia"/>
          <w:iCs/>
        </w:rPr>
        <w:t xml:space="preserve">Phần cơ chế chuyển mạch và kiểm tra dấu có chức năng là cổng logic quyết định khi hệ thống đã ở mức bão hòa và đang thỏa mãn điều kiện cùng dấu thì qua cổng AND sẽ cho tín hiệu ở mức High, tín hiệu này được đưa đến cơ cấu chuyển mạch </w:t>
      </w:r>
      <w:r w:rsidRPr="00DD5695">
        <w:rPr>
          <w:rFonts w:eastAsiaTheme="minorEastAsia"/>
          <w:iCs/>
        </w:rPr>
        <w:t xml:space="preserve">khối Switch lập tức chuyển mạch, </w:t>
      </w:r>
      <w:r>
        <w:rPr>
          <w:rFonts w:eastAsiaTheme="minorEastAsia"/>
          <w:iCs/>
        </w:rPr>
        <w:t xml:space="preserve">đầu vào của Switch là </w:t>
      </w:r>
      <w:r w:rsidRPr="00DD5695">
        <w:rPr>
          <w:rFonts w:eastAsiaTheme="minorEastAsia"/>
          <w:iCs/>
        </w:rPr>
        <w:t xml:space="preserve">hằng số bằng </w:t>
      </w:r>
      <w:r>
        <w:rPr>
          <w:rFonts w:eastAsiaTheme="minorEastAsia"/>
          <w:iCs/>
        </w:rPr>
        <w:t>0, v</w:t>
      </w:r>
      <w:r w:rsidRPr="00DD5695">
        <w:rPr>
          <w:rFonts w:eastAsiaTheme="minorEastAsia"/>
          <w:iCs/>
        </w:rPr>
        <w:t xml:space="preserve">iệc cấp giá trị 0 cho đầu vào bộ tích phân rời rạc đồng nghĩa với việc phương trình cập nhật trạng thái </w:t>
      </w:r>
      <m:oMath>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i</m:t>
            </m:r>
          </m:sub>
        </m:sSub>
        <m:d>
          <m:dPr>
            <m:ctrlPr>
              <w:rPr>
                <w:rFonts w:ascii="Cambria Math" w:eastAsiaTheme="minorEastAsia" w:hAnsi="Cambria Math"/>
                <w:i/>
                <w:iCs/>
              </w:rPr>
            </m:ctrlPr>
          </m:dPr>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i</m:t>
            </m:r>
          </m:sub>
        </m:sSub>
        <m:d>
          <m:dPr>
            <m:ctrlPr>
              <w:rPr>
                <w:rFonts w:ascii="Cambria Math" w:eastAsiaTheme="minorEastAsia" w:hAnsi="Cambria Math"/>
                <w:i/>
                <w:iCs/>
              </w:rPr>
            </m:ctrlPr>
          </m:dPr>
          <m:e>
            <m:r>
              <w:rPr>
                <w:rFonts w:ascii="Cambria Math" w:eastAsiaTheme="minorEastAsia" w:hAnsi="Cambria Math"/>
              </w:rPr>
              <m:t>k-1</m:t>
            </m:r>
          </m:e>
        </m:d>
        <m:r>
          <w:rPr>
            <w:rFonts w:ascii="Cambria Math" w:eastAsiaTheme="minorEastAsia" w:hAnsi="Cambria Math"/>
          </w:rPr>
          <m:t>+0</m:t>
        </m:r>
      </m:oMath>
      <w:r w:rsidRPr="00DD5695">
        <w:rPr>
          <w:rFonts w:eastAsiaTheme="minorEastAsia"/>
          <w:iCs/>
        </w:rPr>
        <w:t xml:space="preserve"> được thực thi</w:t>
      </w:r>
      <w:r w:rsidR="00B027AC">
        <w:rPr>
          <w:rFonts w:eastAsiaTheme="minorEastAsia"/>
          <w:iCs/>
        </w:rPr>
        <w:t xml:space="preserve"> nghĩa là</w:t>
      </w:r>
      <w:r w:rsidR="004B00BE">
        <w:rPr>
          <w:rFonts w:eastAsiaTheme="minorEastAsia"/>
          <w:iCs/>
        </w:rPr>
        <w:t xml:space="preserve"> g</w:t>
      </w:r>
      <w:r>
        <w:rPr>
          <w:rFonts w:eastAsiaTheme="minorEastAsia"/>
          <w:iCs/>
        </w:rPr>
        <w:t>iá trị đầu ra</w:t>
      </w:r>
      <w:r w:rsidRPr="00DD5695">
        <w:rPr>
          <w:rFonts w:eastAsiaTheme="minorEastAsia"/>
          <w:iCs/>
        </w:rPr>
        <w:t xml:space="preserve"> </w:t>
      </w:r>
      <w:r w:rsidR="004B00BE">
        <w:rPr>
          <w:rFonts w:eastAsiaTheme="minorEastAsia"/>
          <w:iCs/>
        </w:rPr>
        <w:t xml:space="preserve">sẽ dừng bị cộng dồn khâu tích phân.  </w:t>
      </w:r>
      <w:r w:rsidRPr="00BA28F8">
        <w:rPr>
          <w:rFonts w:eastAsiaTheme="minorEastAsia"/>
          <w:iCs/>
          <w:lang w:val="en-US"/>
        </w:rPr>
        <w:t xml:space="preserve">Khi </w:t>
      </w:r>
      <w:r>
        <w:rPr>
          <w:rFonts w:eastAsiaTheme="minorEastAsia"/>
          <w:iCs/>
          <w:lang w:val="en-US"/>
        </w:rPr>
        <w:t>một</w:t>
      </w:r>
      <w:r>
        <w:rPr>
          <w:rFonts w:eastAsiaTheme="minorEastAsia"/>
          <w:iCs/>
        </w:rPr>
        <w:t xml:space="preserve"> trong hai điều kiện dấu hoặc bão hòa làm tín hiệu</w:t>
      </w:r>
      <w:r w:rsidRPr="00BA28F8">
        <w:rPr>
          <w:rFonts w:eastAsiaTheme="minorEastAsia"/>
          <w:iCs/>
          <w:lang w:val="en-US"/>
        </w:rPr>
        <w:t xml:space="preserve"> </w:t>
      </w:r>
      <w:r>
        <w:rPr>
          <w:rFonts w:eastAsiaTheme="minorEastAsia"/>
          <w:iCs/>
          <w:lang w:val="en-US"/>
        </w:rPr>
        <w:t>ở</w:t>
      </w:r>
      <w:r>
        <w:rPr>
          <w:rFonts w:eastAsiaTheme="minorEastAsia"/>
          <w:iCs/>
        </w:rPr>
        <w:t xml:space="preserve"> mức </w:t>
      </w:r>
      <w:r w:rsidRPr="00BA28F8">
        <w:rPr>
          <w:rFonts w:eastAsiaTheme="minorEastAsia"/>
          <w:iCs/>
          <w:lang w:val="en-US"/>
        </w:rPr>
        <w:t xml:space="preserve">0, khối Switch kết nối lại đường truyền </w:t>
      </w:r>
      <m:oMath>
        <m:r>
          <w:rPr>
            <w:rFonts w:ascii="Cambria Math" w:eastAsiaTheme="minorEastAsia" w:hAnsi="Cambria Math"/>
            <w:lang w:val="en-US"/>
          </w:rPr>
          <m:t>e</m:t>
        </m:r>
        <m:d>
          <m:dPr>
            <m:ctrlPr>
              <w:rPr>
                <w:rFonts w:ascii="Cambria Math" w:eastAsiaTheme="minorEastAsia" w:hAnsi="Cambria Math"/>
                <w:i/>
                <w:iCs/>
                <w:lang w:val="en-US"/>
              </w:rPr>
            </m:ctrlPr>
          </m:dPr>
          <m:e>
            <m:r>
              <w:rPr>
                <w:rFonts w:ascii="Cambria Math" w:eastAsiaTheme="minorEastAsia" w:hAnsi="Cambria Math"/>
                <w:lang w:val="en-US"/>
              </w:rPr>
              <m:t>k</m:t>
            </m:r>
          </m:e>
        </m:d>
        <m:r>
          <m:rPr>
            <m:sty m:val="p"/>
          </m:rP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lang w:val="en-US"/>
              </w:rPr>
              <m:t>K</m:t>
            </m:r>
            <m:ctrlPr>
              <w:rPr>
                <w:rFonts w:ascii="Cambria Math" w:eastAsiaTheme="minorEastAsia" w:hAnsi="Cambria Math"/>
                <w:iCs/>
                <w:lang w:val="en-US"/>
              </w:rPr>
            </m:ctrlPr>
          </m:e>
          <m:sub>
            <m:r>
              <w:rPr>
                <w:rFonts w:ascii="Cambria Math" w:eastAsiaTheme="minorEastAsia" w:hAnsi="Cambria Math"/>
                <w:lang w:val="en-US"/>
              </w:rPr>
              <m:t>i</m:t>
            </m:r>
          </m:sub>
        </m:sSub>
      </m:oMath>
      <w:r>
        <w:rPr>
          <w:rFonts w:eastAsiaTheme="minorEastAsia"/>
          <w:iCs/>
        </w:rPr>
        <w:t>.</w:t>
      </w:r>
    </w:p>
    <w:p w14:paraId="360CD05F" w14:textId="77777777" w:rsidR="00E71DDD" w:rsidRDefault="00E71DDD" w:rsidP="00E71DDD">
      <w:pPr>
        <w:keepNext/>
        <w:ind w:firstLine="0"/>
        <w:jc w:val="center"/>
      </w:pPr>
      <w:r w:rsidRPr="00E71DDD">
        <w:drawing>
          <wp:inline distT="0" distB="0" distL="0" distR="0" wp14:anchorId="3D0B95FC" wp14:editId="1AB49113">
            <wp:extent cx="6151880" cy="2559050"/>
            <wp:effectExtent l="0" t="0" r="1270" b="0"/>
            <wp:docPr id="1080554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54403" name=""/>
                    <pic:cNvPicPr/>
                  </pic:nvPicPr>
                  <pic:blipFill>
                    <a:blip r:embed="rId21"/>
                    <a:stretch>
                      <a:fillRect/>
                    </a:stretch>
                  </pic:blipFill>
                  <pic:spPr>
                    <a:xfrm>
                      <a:off x="0" y="0"/>
                      <a:ext cx="6151880" cy="2559050"/>
                    </a:xfrm>
                    <a:prstGeom prst="rect">
                      <a:avLst/>
                    </a:prstGeom>
                  </pic:spPr>
                </pic:pic>
              </a:graphicData>
            </a:graphic>
          </wp:inline>
        </w:drawing>
      </w:r>
    </w:p>
    <w:p w14:paraId="59F861B7" w14:textId="4B6162C5" w:rsidR="00252E94" w:rsidRDefault="00E71DDD" w:rsidP="00E71DDD">
      <w:pPr>
        <w:pStyle w:val="Caption"/>
        <w:jc w:val="center"/>
      </w:pPr>
      <w:r>
        <w:t xml:space="preserve">Hình </w:t>
      </w:r>
      <w:r>
        <w:fldChar w:fldCharType="begin"/>
      </w:r>
      <w:r>
        <w:instrText xml:space="preserve"> SEQ Hình \* ARABIC </w:instrText>
      </w:r>
      <w:r>
        <w:fldChar w:fldCharType="separate"/>
      </w:r>
      <w:r w:rsidR="005E2FCA">
        <w:t>11</w:t>
      </w:r>
      <w:r>
        <w:fldChar w:fldCharType="end"/>
      </w:r>
      <w:r>
        <w:t>. Bộ điều khiển PI Tustin cùng thuật toán Clamping</w:t>
      </w:r>
    </w:p>
    <w:p w14:paraId="5F80B973" w14:textId="77777777" w:rsidR="005E2FCA" w:rsidRDefault="005E2FCA" w:rsidP="005E2FCA">
      <w:pPr>
        <w:keepNext/>
        <w:ind w:firstLine="0"/>
      </w:pPr>
      <w:r>
        <w:lastRenderedPageBreak/>
        <w:drawing>
          <wp:inline distT="0" distB="0" distL="0" distR="0" wp14:anchorId="1938F068" wp14:editId="2AF92025">
            <wp:extent cx="6151880" cy="4082415"/>
            <wp:effectExtent l="0" t="0" r="1270" b="0"/>
            <wp:docPr id="96491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11018" name=""/>
                    <pic:cNvPicPr/>
                  </pic:nvPicPr>
                  <pic:blipFill>
                    <a:blip r:embed="rId22"/>
                    <a:stretch>
                      <a:fillRect/>
                    </a:stretch>
                  </pic:blipFill>
                  <pic:spPr>
                    <a:xfrm>
                      <a:off x="0" y="0"/>
                      <a:ext cx="6151880" cy="4082415"/>
                    </a:xfrm>
                    <a:prstGeom prst="rect">
                      <a:avLst/>
                    </a:prstGeom>
                  </pic:spPr>
                </pic:pic>
              </a:graphicData>
            </a:graphic>
          </wp:inline>
        </w:drawing>
      </w:r>
    </w:p>
    <w:p w14:paraId="2E588832" w14:textId="0E35F359" w:rsidR="00E71DDD" w:rsidRPr="00E71DDD" w:rsidRDefault="005E2FCA" w:rsidP="005E2FCA">
      <w:pPr>
        <w:pStyle w:val="Caption"/>
        <w:jc w:val="center"/>
      </w:pPr>
      <w:r>
        <w:t xml:space="preserve">Hình </w:t>
      </w:r>
      <w:r>
        <w:fldChar w:fldCharType="begin"/>
      </w:r>
      <w:r>
        <w:instrText xml:space="preserve"> SEQ Hình \* ARABIC </w:instrText>
      </w:r>
      <w:r>
        <w:fldChar w:fldCharType="separate"/>
      </w:r>
      <w:r>
        <w:t>12</w:t>
      </w:r>
      <w:r>
        <w:fldChar w:fldCharType="end"/>
      </w:r>
      <w:r>
        <w:t>. Kết quả khi sử dụng Clamping cho bộ PI Tustin</w:t>
      </w:r>
    </w:p>
    <w:p w14:paraId="1CDFD92B" w14:textId="77777777" w:rsidR="0047642F" w:rsidRPr="001273C2" w:rsidRDefault="0047642F" w:rsidP="0079305B"/>
    <w:p w14:paraId="5B589C22" w14:textId="1D9AA677" w:rsidR="00615DDE" w:rsidRDefault="00615DDE" w:rsidP="00615DDE">
      <w:pPr>
        <w:pStyle w:val="Heading2"/>
      </w:pPr>
      <w:r>
        <w:t>Bộ điều khiển 2 Poles 2 Zero trong miền rời rạc</w:t>
      </w:r>
      <w:bookmarkEnd w:id="24"/>
    </w:p>
    <w:p w14:paraId="716A9A4B" w14:textId="77777777" w:rsidR="00615DDE" w:rsidRDefault="00615DDE" w:rsidP="00615DDE">
      <w:r w:rsidRPr="003F3AD7">
        <w:t xml:space="preserve">Trong lĩnh vực điều khiển điện tử công suất các cấu hình mạch chuyển đổi DC-DC và hiệu chỉnh hệ số công suất, một bộ điều khiển PI tiêu chuẩn </w:t>
      </w:r>
      <w:r>
        <w:t>thường không hoạt động để đưa hệ thống ổn định khi hoạt động ở</w:t>
      </w:r>
      <w:r w:rsidRPr="003F3AD7">
        <w:t xml:space="preserve"> dải tần số cao.</w:t>
      </w:r>
    </w:p>
    <w:p w14:paraId="21AE1633" w14:textId="77777777" w:rsidR="00615DDE" w:rsidRDefault="00615DDE" w:rsidP="00615DDE">
      <w:r>
        <w:t>Khi t</w:t>
      </w:r>
      <w:r w:rsidRPr="00EC4EFC">
        <w:t xml:space="preserve">ụ điện lọc ngõ ra </w:t>
      </w:r>
      <w:r>
        <w:t xml:space="preserve">của các gate hoạt động ở dải tần số cao do dung kháng và điện trở do chính tính chất vật lý của tụ điện sinh ra hay còn gọi là “ Điện trở nối tiến tương đương (ERS)”. </w:t>
      </w:r>
      <w:r w:rsidRPr="00B0500D">
        <w:t>Sự kết hợp giữa điện dung của tụ và ESR tạo ra một điểm không (ESR zero) trong hàm truyền của mạch động lực ở tần số tương đối cao.</w:t>
      </w:r>
      <w:r>
        <w:t xml:space="preserve"> </w:t>
      </w:r>
      <w:r w:rsidRPr="00CC7A95">
        <w:t xml:space="preserve">Điểm </w:t>
      </w:r>
      <w:r>
        <w:t>zero</w:t>
      </w:r>
      <w:r w:rsidRPr="00CC7A95">
        <w:t xml:space="preserve"> này gây ra hiện tượng vượt pha không mong muốn </w:t>
      </w:r>
      <w:r>
        <w:t>từ đó</w:t>
      </w:r>
      <w:r w:rsidRPr="00CC7A95">
        <w:t xml:space="preserve"> khuếch đại các nhiễu tần số cao sinh ra từ quá trình băm </w:t>
      </w:r>
      <w:r>
        <w:t xml:space="preserve">xung. </w:t>
      </w:r>
    </w:p>
    <w:p w14:paraId="2E966C2F" w14:textId="77777777" w:rsidR="00615DDE" w:rsidRDefault="00615DDE" w:rsidP="00615DDE">
      <w:r>
        <w:t>Do đó để triệt tiêu độ lệch pha không mong muốn ta cần một bộ bù trừ phản hồi quanh mạch Op-amp bộ bù trừ này cần đặt vị trí các điểm cực và điểm không để hệ thống ổn định với biên độ pha và độ khuếch đại phù hợp với tần số cắt mong muốn.</w:t>
      </w:r>
    </w:p>
    <w:p w14:paraId="5BC10FC1" w14:textId="77777777" w:rsidR="00615DDE" w:rsidRDefault="00615DDE" w:rsidP="00615DDE">
      <w:pPr>
        <w:pStyle w:val="Heading4"/>
      </w:pPr>
      <w:r>
        <w:lastRenderedPageBreak/>
        <w:t>Nguyên lý hoạt động</w:t>
      </w:r>
    </w:p>
    <w:p w14:paraId="1886404C" w14:textId="77777777" w:rsidR="00615DDE" w:rsidRDefault="00615DDE" w:rsidP="00615DDE">
      <w:r>
        <w:t>Nguyên lý hoạt động dựa trên bộ</w:t>
      </w:r>
      <w:r w:rsidRPr="009D075D">
        <w:t xml:space="preserve"> </w:t>
      </w:r>
      <w:r>
        <w:t>bù loại</w:t>
      </w:r>
      <w:r w:rsidRPr="009D075D">
        <w:t xml:space="preserve"> </w:t>
      </w:r>
      <w:r>
        <w:t>II, bộ bù này</w:t>
      </w:r>
      <w:r w:rsidRPr="009D075D">
        <w:t xml:space="preserve"> </w:t>
      </w:r>
      <w:r>
        <w:t xml:space="preserve">được sử dụng </w:t>
      </w:r>
      <w:r w:rsidRPr="009D075D">
        <w:t xml:space="preserve">sở hữu một đặc tính tần số được thiết kế riêng cho điện tử công suất: </w:t>
      </w:r>
    </w:p>
    <w:p w14:paraId="715D6DA3" w14:textId="77777777" w:rsidR="00615DDE" w:rsidRDefault="00615DDE" w:rsidP="00615DDE">
      <w:pPr>
        <w:pStyle w:val="ListParagraph"/>
        <w:numPr>
          <w:ilvl w:val="0"/>
          <w:numId w:val="44"/>
        </w:numPr>
      </w:pPr>
      <w:r>
        <w:t>M</w:t>
      </w:r>
      <w:r w:rsidRPr="009D075D">
        <w:t>ột điểm cực</w:t>
      </w:r>
      <w:r>
        <w:t xml:space="preserve"> (pole)</w:t>
      </w:r>
      <w:r w:rsidRPr="009D075D">
        <w:t xml:space="preserve"> ngay tại gốc tọa độ đảm nhiệm chức năng tích phân để xóa bỏ hoàn toàn sai số </w:t>
      </w:r>
      <w:r>
        <w:t>tĩnh.</w:t>
      </w:r>
    </w:p>
    <w:p w14:paraId="2843F1BD" w14:textId="77777777" w:rsidR="00615DDE" w:rsidRDefault="00615DDE" w:rsidP="00615DDE">
      <w:pPr>
        <w:pStyle w:val="ListParagraph"/>
        <w:numPr>
          <w:ilvl w:val="0"/>
          <w:numId w:val="44"/>
        </w:numPr>
      </w:pPr>
      <w:r>
        <w:t>M</w:t>
      </w:r>
      <w:r w:rsidRPr="009D075D">
        <w:t xml:space="preserve">ột điểm không (zero) </w:t>
      </w:r>
      <w:r>
        <w:t xml:space="preserve">để bù </w:t>
      </w:r>
      <w:r w:rsidRPr="009D075D">
        <w:t xml:space="preserve">pha </w:t>
      </w:r>
      <w:r w:rsidRPr="008D4018">
        <w:rPr>
          <w:highlight w:val="yellow"/>
        </w:rPr>
        <w:t>cần thiết nhằm mở rộng lề pha</w:t>
      </w:r>
      <w:r w:rsidRPr="009D075D">
        <w:t xml:space="preserve"> tại tần số </w:t>
      </w:r>
      <w:r>
        <w:t>cắt,</w:t>
      </w:r>
    </w:p>
    <w:p w14:paraId="519DAC50" w14:textId="77777777" w:rsidR="00615DDE" w:rsidRPr="009D075D" w:rsidRDefault="00615DDE" w:rsidP="00615DDE">
      <w:pPr>
        <w:pStyle w:val="ListParagraph"/>
        <w:numPr>
          <w:ilvl w:val="0"/>
          <w:numId w:val="44"/>
        </w:numPr>
      </w:pPr>
      <w:r>
        <w:t xml:space="preserve">Để </w:t>
      </w:r>
      <w:r w:rsidRPr="009D075D">
        <w:t>đảm bảo hệ thống đáp ứng nhanh mà không bị dao động</w:t>
      </w:r>
      <w:r>
        <w:t xml:space="preserve"> từ đó</w:t>
      </w:r>
      <w:r w:rsidRPr="000D3606">
        <w:t xml:space="preserve"> bổ sung một điểm cực thứ </w:t>
      </w:r>
      <w:r>
        <w:t>hai đặt ở tần số cao với vai trò là neo triệt tiêu ERS của hệ thống ở tần số băm xung.</w:t>
      </w:r>
    </w:p>
    <w:p w14:paraId="28E84BEF" w14:textId="19C4FAFB" w:rsidR="00615DDE" w:rsidRDefault="00615DDE" w:rsidP="004660ED">
      <w:pPr>
        <w:keepNext/>
      </w:pPr>
      <w:r>
        <w:t>Để mô tả điều này em sử dụng một mô hình tín hiệu nhỏ của mạch khuếch đại như</w:t>
      </w:r>
      <w:r w:rsidR="004660ED">
        <w:t xml:space="preserve"> </w:t>
      </w:r>
      <w:r w:rsidR="004660ED" w:rsidRPr="006A67CF">
        <w:rPr>
          <w:highlight w:val="yellow"/>
        </w:rPr>
        <w:t>hình</w:t>
      </w:r>
      <w:r w:rsidR="004660ED">
        <w:t xml:space="preserve"> </w:t>
      </w:r>
    </w:p>
    <w:p w14:paraId="72B5E59D" w14:textId="77777777" w:rsidR="00615DDE" w:rsidRDefault="00615DDE" w:rsidP="00615DDE">
      <w:pPr>
        <w:keepNext/>
        <w:jc w:val="center"/>
      </w:pPr>
      <w:r w:rsidRPr="0037161E">
        <w:drawing>
          <wp:inline distT="0" distB="0" distL="0" distR="0" wp14:anchorId="1B2FECE4" wp14:editId="189FB548">
            <wp:extent cx="3978275" cy="1479408"/>
            <wp:effectExtent l="0" t="0" r="3175" b="6985"/>
            <wp:docPr id="1080531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31636" name=""/>
                    <pic:cNvPicPr/>
                  </pic:nvPicPr>
                  <pic:blipFill rotWithShape="1">
                    <a:blip r:embed="rId23"/>
                    <a:srcRect t="4898"/>
                    <a:stretch>
                      <a:fillRect/>
                    </a:stretch>
                  </pic:blipFill>
                  <pic:spPr bwMode="auto">
                    <a:xfrm>
                      <a:off x="0" y="0"/>
                      <a:ext cx="3981830" cy="1480730"/>
                    </a:xfrm>
                    <a:prstGeom prst="rect">
                      <a:avLst/>
                    </a:prstGeom>
                    <a:ln>
                      <a:noFill/>
                    </a:ln>
                    <a:extLst>
                      <a:ext uri="{53640926-AAD7-44D8-BBD7-CCE9431645EC}">
                        <a14:shadowObscured xmlns:a14="http://schemas.microsoft.com/office/drawing/2010/main"/>
                      </a:ext>
                    </a:extLst>
                  </pic:spPr>
                </pic:pic>
              </a:graphicData>
            </a:graphic>
          </wp:inline>
        </w:drawing>
      </w:r>
      <w:bookmarkStart w:id="27" w:name="_Ref230526518"/>
      <w:bookmarkStart w:id="28" w:name="_Ref230526531"/>
    </w:p>
    <w:p w14:paraId="4736B76A" w14:textId="6253C6EC" w:rsidR="00615DDE" w:rsidRDefault="00615DDE" w:rsidP="00615DDE">
      <w:pPr>
        <w:pStyle w:val="Caption"/>
        <w:jc w:val="center"/>
      </w:pPr>
      <w:r>
        <w:t xml:space="preserve">Hình </w:t>
      </w:r>
      <w:r>
        <w:fldChar w:fldCharType="begin"/>
      </w:r>
      <w:r>
        <w:instrText xml:space="preserve"> SEQ Hình \* ARABIC </w:instrText>
      </w:r>
      <w:r>
        <w:fldChar w:fldCharType="separate"/>
      </w:r>
      <w:r w:rsidR="005E2FCA">
        <w:t>13</w:t>
      </w:r>
      <w:r>
        <w:fldChar w:fldCharType="end"/>
      </w:r>
      <w:r>
        <w:t xml:space="preserve">. Mô hình mạng </w:t>
      </w:r>
      <w:r w:rsidRPr="006535EE">
        <w:t>Buck</w:t>
      </w:r>
    </w:p>
    <w:bookmarkEnd w:id="27"/>
    <w:bookmarkEnd w:id="28"/>
    <w:p w14:paraId="19272F42" w14:textId="77777777" w:rsidR="00615DDE" w:rsidRPr="00C5468D" w:rsidRDefault="00615DDE" w:rsidP="00615DDE">
      <w:r>
        <w:t>Ta có hàm truyền của mạng Buck trong miền s như sau:</w:t>
      </w:r>
    </w:p>
    <w:p w14:paraId="0F4CB0F9" w14:textId="6AF719FA" w:rsidR="00615DDE" w:rsidRPr="00922BE1" w:rsidRDefault="00392E14" w:rsidP="00615DDE">
      <w:pPr>
        <w:rPr>
          <w:rFonts w:eastAsiaTheme="minorEastAsia"/>
        </w:rPr>
      </w:pPr>
      <m:oMathPara>
        <m:oMath>
          <m:sSub>
            <m:sSubPr>
              <m:ctrlPr>
                <w:rPr>
                  <w:rFonts w:ascii="Cambria Math" w:hAnsi="Cambria Math"/>
                  <w:i/>
                </w:rPr>
              </m:ctrlPr>
            </m:sSubPr>
            <m:e>
              <m:r>
                <w:rPr>
                  <w:rFonts w:ascii="Cambria Math" w:hAnsi="Cambria Math"/>
                </w:rPr>
                <m:t>H</m:t>
              </m:r>
            </m:e>
            <m:sub>
              <m:r>
                <w:rPr>
                  <w:rFonts w:ascii="Cambria Math" w:hAnsi="Cambria Math"/>
                </w:rPr>
                <m:t>Buck</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L</m:t>
                  </m:r>
                </m:sub>
              </m:sSub>
            </m:num>
            <m:den>
              <m:sSub>
                <m:sSubPr>
                  <m:ctrlPr>
                    <w:rPr>
                      <w:rFonts w:ascii="Cambria Math" w:hAnsi="Cambria Math"/>
                      <w:i/>
                    </w:rPr>
                  </m:ctrlPr>
                </m:sSubPr>
                <m:e>
                  <m:r>
                    <w:rPr>
                      <w:rFonts w:ascii="Cambria Math" w:hAnsi="Cambria Math"/>
                    </w:rPr>
                    <m:t>R</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1+</m:t>
              </m:r>
              <m:f>
                <m:fPr>
                  <m:ctrlPr>
                    <w:rPr>
                      <w:rFonts w:ascii="Cambria Math" w:hAnsi="Cambria Math"/>
                      <w:i/>
                    </w:rPr>
                  </m:ctrlPr>
                </m:fPr>
                <m:num>
                  <m:r>
                    <w:rPr>
                      <w:rFonts w:ascii="Cambria Math" w:hAnsi="Cambria Math"/>
                    </w:rPr>
                    <m:t>s</m:t>
                  </m:r>
                </m:num>
                <m:den>
                  <m:sSub>
                    <m:sSubPr>
                      <m:ctrlPr>
                        <w:rPr>
                          <w:rFonts w:ascii="Cambria Math" w:hAnsi="Cambria Math"/>
                          <w:i/>
                        </w:rPr>
                      </m:ctrlPr>
                    </m:sSubPr>
                    <m:e>
                      <m:r>
                        <w:rPr>
                          <w:rFonts w:ascii="Cambria Math" w:hAnsi="Cambria Math"/>
                        </w:rPr>
                        <m:t>ω</m:t>
                      </m:r>
                    </m:e>
                    <m:sub>
                      <m:r>
                        <w:rPr>
                          <w:rFonts w:ascii="Cambria Math" w:hAnsi="Cambria Math"/>
                        </w:rPr>
                        <m:t>ERS</m:t>
                      </m:r>
                    </m:sub>
                  </m:sSub>
                </m:den>
              </m:f>
            </m:num>
            <m:den>
              <m:r>
                <w:rPr>
                  <w:rFonts w:ascii="Cambria Math" w:hAnsi="Cambria Math"/>
                </w:rPr>
                <m:t>1+</m:t>
              </m:r>
              <m:f>
                <m:fPr>
                  <m:ctrlPr>
                    <w:rPr>
                      <w:rFonts w:ascii="Cambria Math" w:hAnsi="Cambria Math"/>
                      <w:i/>
                    </w:rPr>
                  </m:ctrlPr>
                </m:fPr>
                <m:num>
                  <m:r>
                    <w:rPr>
                      <w:rFonts w:ascii="Cambria Math" w:hAnsi="Cambria Math"/>
                    </w:rPr>
                    <m:t>s</m:t>
                  </m:r>
                </m:num>
                <m:den>
                  <m:sSub>
                    <m:sSubPr>
                      <m:ctrlPr>
                        <w:rPr>
                          <w:rFonts w:ascii="Cambria Math" w:hAnsi="Cambria Math"/>
                          <w:i/>
                        </w:rPr>
                      </m:ctrlPr>
                    </m:sSubPr>
                    <m:e>
                      <m:r>
                        <w:rPr>
                          <w:rFonts w:ascii="Cambria Math" w:hAnsi="Cambria Math"/>
                        </w:rPr>
                        <m:t>ω</m:t>
                      </m:r>
                    </m:e>
                    <m:sub>
                      <m:r>
                        <w:rPr>
                          <w:rFonts w:ascii="Cambria Math" w:hAnsi="Cambria Math"/>
                        </w:rPr>
                        <m:t>OP</m:t>
                      </m:r>
                    </m:sub>
                  </m:sSub>
                </m:den>
              </m:f>
            </m:den>
          </m:f>
        </m:oMath>
      </m:oMathPara>
    </w:p>
    <w:p w14:paraId="0C2E0A91" w14:textId="77777777" w:rsidR="00615DDE" w:rsidRDefault="00615DDE" w:rsidP="00615DDE">
      <w:pPr>
        <w:rPr>
          <w:rFonts w:eastAsiaTheme="minorEastAsia"/>
        </w:rPr>
      </w:pPr>
      <w:r>
        <w:rPr>
          <w:rFonts w:eastAsiaTheme="minorEastAsia"/>
        </w:rPr>
        <w:t>Với điểm Zero của ERS là:</w:t>
      </w:r>
    </w:p>
    <w:p w14:paraId="5D580270" w14:textId="77777777" w:rsidR="00615DDE" w:rsidRPr="00477EC7" w:rsidRDefault="00615DDE" w:rsidP="00615DDE">
      <w:pPr>
        <w:jc w:val="center"/>
        <w:rPr>
          <w:rFonts w:eastAsiaTheme="minorEastAsia"/>
        </w:rPr>
      </w:pPr>
      <m:oMathPara>
        <m:oMath>
          <m:sSub>
            <m:sSubPr>
              <m:ctrlPr>
                <w:rPr>
                  <w:rFonts w:ascii="Cambria Math" w:hAnsi="Cambria Math"/>
                  <w:i/>
                </w:rPr>
              </m:ctrlPr>
            </m:sSubPr>
            <m:e>
              <m:r>
                <w:rPr>
                  <w:rFonts w:ascii="Cambria Math" w:hAnsi="Cambria Math"/>
                </w:rPr>
                <m:t>ω</m:t>
              </m:r>
            </m:e>
            <m:sub>
              <m:r>
                <w:rPr>
                  <w:rFonts w:ascii="Cambria Math" w:hAnsi="Cambria Math"/>
                </w:rPr>
                <m:t>ERS</m:t>
              </m:r>
            </m:sub>
          </m:sSub>
          <m:r>
            <w:rPr>
              <w:rFonts w:ascii="Cambria Math" w:hAnsi="Cambria Math"/>
            </w:rPr>
            <m:t xml:space="preserve">= </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ERS</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out</m:t>
                  </m:r>
                </m:sub>
              </m:sSub>
            </m:den>
          </m:f>
        </m:oMath>
      </m:oMathPara>
    </w:p>
    <w:p w14:paraId="14627182" w14:textId="77777777" w:rsidR="00615DDE" w:rsidRDefault="00615DDE" w:rsidP="00615DDE">
      <w:pPr>
        <w:rPr>
          <w:rFonts w:eastAsiaTheme="minorEastAsia"/>
        </w:rPr>
      </w:pPr>
      <w:r>
        <w:rPr>
          <w:rFonts w:eastAsiaTheme="minorEastAsia"/>
        </w:rPr>
        <w:t xml:space="preserve">Và một điểm poles là: </w:t>
      </w:r>
    </w:p>
    <w:p w14:paraId="1FA95482" w14:textId="77777777" w:rsidR="00615DDE" w:rsidRPr="00A56A47" w:rsidRDefault="00615DDE" w:rsidP="00615DDE">
      <w:pPr>
        <w:rPr>
          <w:rFonts w:eastAsiaTheme="minorEastAsia"/>
        </w:rPr>
      </w:pPr>
      <m:oMathPara>
        <m:oMath>
          <m:sSub>
            <m:sSubPr>
              <m:ctrlPr>
                <w:rPr>
                  <w:rFonts w:ascii="Cambria Math" w:hAnsi="Cambria Math"/>
                  <w:i/>
                </w:rPr>
              </m:ctrlPr>
            </m:sSubPr>
            <m:e>
              <m:r>
                <w:rPr>
                  <w:rFonts w:ascii="Cambria Math" w:hAnsi="Cambria Math"/>
                </w:rPr>
                <m:t>ω</m:t>
              </m:r>
            </m:e>
            <m:sub>
              <m:r>
                <w:rPr>
                  <w:rFonts w:ascii="Cambria Math" w:hAnsi="Cambria Math"/>
                </w:rPr>
                <m:t>OP</m:t>
              </m:r>
            </m:sub>
          </m:sSub>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∙2π</m:t>
          </m:r>
          <m:sSub>
            <m:sSubPr>
              <m:ctrlPr>
                <w:rPr>
                  <w:rFonts w:ascii="Cambria Math" w:hAnsi="Cambria Math"/>
                  <w:i/>
                </w:rPr>
              </m:ctrlPr>
            </m:sSubPr>
            <m:e>
              <m:r>
                <w:rPr>
                  <w:rFonts w:ascii="Cambria Math" w:hAnsi="Cambria Math"/>
                </w:rPr>
                <m:t>f</m:t>
              </m:r>
            </m:e>
            <m:sub>
              <m:r>
                <w:rPr>
                  <w:rFonts w:ascii="Cambria Math" w:hAnsi="Cambria Math"/>
                </w:rPr>
                <m:t>x</m:t>
              </m:r>
            </m:sub>
          </m:sSub>
        </m:oMath>
      </m:oMathPara>
    </w:p>
    <w:p w14:paraId="3E1BAF42" w14:textId="77777777" w:rsidR="00615DDE" w:rsidRDefault="00615DDE" w:rsidP="00615DDE">
      <w:pPr>
        <w:rPr>
          <w:rFonts w:eastAsiaTheme="minorEastAsia"/>
        </w:rPr>
      </w:pPr>
      <w:r>
        <w:rPr>
          <w:rFonts w:eastAsiaTheme="minorEastAsia"/>
        </w:rPr>
        <w:t xml:space="preserve">Với điểm poles được đặt ở mức 20% tần số cắt </w:t>
      </w:r>
      <m:oMath>
        <m:sSub>
          <m:sSubPr>
            <m:ctrlPr>
              <w:rPr>
                <w:rFonts w:ascii="Cambria Math" w:hAnsi="Cambria Math"/>
                <w:i/>
              </w:rPr>
            </m:ctrlPr>
          </m:sSubPr>
          <m:e>
            <m:r>
              <w:rPr>
                <w:rFonts w:ascii="Cambria Math" w:hAnsi="Cambria Math"/>
              </w:rPr>
              <m:t>f</m:t>
            </m:r>
          </m:e>
          <m:sub>
            <m:r>
              <w:rPr>
                <w:rFonts w:ascii="Cambria Math" w:hAnsi="Cambria Math"/>
              </w:rPr>
              <m:t>x</m:t>
            </m:r>
          </m:sub>
        </m:sSub>
      </m:oMath>
      <w:r>
        <w:rPr>
          <w:rFonts w:eastAsiaTheme="minorEastAsia"/>
        </w:rPr>
        <w:t xml:space="preserve"> yêu cầu.</w:t>
      </w:r>
    </w:p>
    <w:p w14:paraId="471F3B03" w14:textId="77777777" w:rsidR="00615DDE" w:rsidRDefault="00615DDE" w:rsidP="00615DDE">
      <w:pPr>
        <w:rPr>
          <w:rFonts w:eastAsiaTheme="minorEastAsia"/>
        </w:rPr>
      </w:pPr>
      <w:r>
        <w:rPr>
          <w:rFonts w:eastAsiaTheme="minorEastAsia"/>
        </w:rPr>
        <w:lastRenderedPageBreak/>
        <w:t>Lúc này ta áp dụng bộ bù loại II với hàm truyền nhau sau:</w:t>
      </w:r>
    </w:p>
    <w:p w14:paraId="1427B93C" w14:textId="36D012D4" w:rsidR="00615DDE" w:rsidRPr="00F00E74" w:rsidRDefault="00615DDE" w:rsidP="00615DDE">
      <w:pPr>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II</m:t>
              </m:r>
            </m:sub>
          </m:sSub>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p0</m:t>
                  </m:r>
                </m:sub>
              </m:sSub>
            </m:num>
            <m:den>
              <m:r>
                <w:rPr>
                  <w:rFonts w:ascii="Cambria Math" w:eastAsiaTheme="minorEastAsia" w:hAnsi="Cambria Math"/>
                </w:rPr>
                <m:t>s</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s</m:t>
                  </m:r>
                </m:num>
                <m:den>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z</m:t>
                      </m:r>
                      <m:r>
                        <w:rPr>
                          <w:rFonts w:ascii="Cambria Math" w:eastAsiaTheme="minorEastAsia" w:hAnsi="Cambria Math"/>
                        </w:rPr>
                        <m:t>1</m:t>
                      </m:r>
                    </m:sub>
                  </m:sSub>
                </m:den>
              </m:f>
            </m:num>
            <m:den>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s</m:t>
                  </m:r>
                </m:num>
                <m:den>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p</m:t>
                      </m:r>
                      <m:r>
                        <w:rPr>
                          <w:rFonts w:ascii="Cambria Math" w:eastAsiaTheme="minorEastAsia" w:hAnsi="Cambria Math"/>
                        </w:rPr>
                        <m:t>1</m:t>
                      </m:r>
                    </m:sub>
                  </m:sSub>
                </m:den>
              </m:f>
            </m:den>
          </m:f>
        </m:oMath>
      </m:oMathPara>
    </w:p>
    <w:p w14:paraId="52F9EFCA" w14:textId="77777777" w:rsidR="00615DDE" w:rsidRDefault="00615DDE" w:rsidP="00615DDE">
      <w:pPr>
        <w:rPr>
          <w:rFonts w:eastAsiaTheme="minorEastAsia"/>
        </w:rPr>
      </w:pPr>
      <w:r>
        <w:rPr>
          <w:rFonts w:eastAsiaTheme="minorEastAsia"/>
        </w:rPr>
        <w:t>Lúc này ta bổ sung một điểm cực thứ 2 làm neo để hệ thống ổn định ở dải tần số cao.</w:t>
      </w:r>
    </w:p>
    <w:p w14:paraId="5970ECAD" w14:textId="5858D870" w:rsidR="00615DDE" w:rsidRPr="00684556" w:rsidRDefault="00615DDE" w:rsidP="00615DDE">
      <w:pPr>
        <w:ind w:firstLine="0"/>
        <w:rPr>
          <w:rFonts w:eastAsiaTheme="minorEastAsia"/>
        </w:rPr>
      </w:pPr>
      <m:oMathPara>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cp0</m:t>
              </m:r>
            </m:sub>
          </m:sSub>
          <m:r>
            <w:rPr>
              <w:rFonts w:ascii="Cambria Math" w:hAnsi="Cambria Math"/>
            </w:rPr>
            <m:t>=</m:t>
          </m:r>
          <m:f>
            <m:fPr>
              <m:ctrlPr>
                <w:rPr>
                  <w:rFonts w:ascii="Cambria Math" w:hAnsi="Cambria Math"/>
                </w:rPr>
              </m:ctrlPr>
            </m:fPr>
            <m:num>
              <m:r>
                <w:rPr>
                  <w:rFonts w:ascii="Cambria Math" w:hAnsi="Cambria Math"/>
                </w:rPr>
                <m:t>1.23</m:t>
              </m:r>
              <m:sSub>
                <m:sSubPr>
                  <m:ctrlPr>
                    <w:rPr>
                      <w:rFonts w:ascii="Cambria Math" w:hAnsi="Cambria Math"/>
                      <w:i/>
                    </w:rPr>
                  </m:ctrlPr>
                </m:sSubPr>
                <m:e>
                  <m:r>
                    <w:rPr>
                      <w:rFonts w:ascii="Cambria Math" w:hAnsi="Cambria Math"/>
                    </w:rPr>
                    <m:t>f</m:t>
                  </m:r>
                </m:e>
                <m:sub>
                  <m:r>
                    <w:rPr>
                      <w:rFonts w:ascii="Cambria Math" w:hAnsi="Cambria Math"/>
                    </w:rPr>
                    <m:t>x</m:t>
                  </m:r>
                </m:sub>
              </m:sSub>
              <m:sSub>
                <m:sSubPr>
                  <m:ctrlPr>
                    <w:rPr>
                      <w:rFonts w:ascii="Cambria Math" w:hAnsi="Cambria Math"/>
                      <w:i/>
                    </w:rPr>
                  </m:ctrlPr>
                </m:sSubPr>
                <m:e>
                  <m:r>
                    <w:rPr>
                      <w:rFonts w:ascii="Cambria Math" w:hAnsi="Cambria Math"/>
                    </w:rPr>
                    <m:t>R</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+0.32</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T</m:t>
                  </m:r>
                </m:e>
              </m:d>
              <m:rad>
                <m:radPr>
                  <m:degHide m:val="1"/>
                  <m:ctrlPr>
                    <w:rPr>
                      <w:rFonts w:ascii="Cambria Math" w:hAnsi="Cambria Math"/>
                    </w:rPr>
                  </m:ctrlPr>
                </m:radPr>
                <m:deg>
                  <m:ctrlPr>
                    <w:rPr>
                      <w:rFonts w:ascii="Cambria Math" w:hAnsi="Cambria Math"/>
                      <w:i/>
                    </w:rPr>
                  </m:ctrlPr>
                </m:deg>
                <m:e>
                  <m:r>
                    <w:rPr>
                      <w:rFonts w:ascii="Cambria Math" w:hAnsi="Cambria Math"/>
                    </w:rPr>
                    <m:t>1-4</m:t>
                  </m:r>
                  <m:sSubSup>
                    <m:sSubSupPr>
                      <m:ctrlPr>
                        <w:rPr>
                          <w:rFonts w:ascii="Cambria Math" w:hAnsi="Cambria Math"/>
                          <w:i/>
                        </w:rPr>
                      </m:ctrlPr>
                    </m:sSubSupPr>
                    <m:e>
                      <m:r>
                        <w:rPr>
                          <w:rFonts w:ascii="Cambria Math" w:hAnsi="Cambria Math"/>
                        </w:rPr>
                        <m:t>f</m:t>
                      </m:r>
                    </m:e>
                    <m:sub>
                      <m:r>
                        <w:rPr>
                          <w:rFonts w:ascii="Cambria Math" w:hAnsi="Cambria Math"/>
                        </w:rPr>
                        <m:t>x</m:t>
                      </m:r>
                    </m:sub>
                    <m:sup>
                      <m:r>
                        <w:rPr>
                          <w:rFonts w:ascii="Cambria Math" w:hAnsi="Cambria Math"/>
                        </w:rPr>
                        <m:t>2</m:t>
                      </m:r>
                    </m:sup>
                  </m:sSubSup>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+16</m:t>
                  </m:r>
                  <m:sSubSup>
                    <m:sSubSupPr>
                      <m:ctrlPr>
                        <w:rPr>
                          <w:rFonts w:ascii="Cambria Math" w:hAnsi="Cambria Math"/>
                          <w:i/>
                        </w:rPr>
                      </m:ctrlPr>
                    </m:sSubSupPr>
                    <m:e>
                      <m:r>
                        <w:rPr>
                          <w:rFonts w:ascii="Cambria Math" w:hAnsi="Cambria Math"/>
                        </w:rPr>
                        <m:t>f</m:t>
                      </m:r>
                    </m:e>
                    <m:sub>
                      <m:r>
                        <w:rPr>
                          <w:rFonts w:ascii="Cambria Math" w:hAnsi="Cambria Math"/>
                        </w:rPr>
                        <m:t>x</m:t>
                      </m:r>
                    </m:sub>
                    <m:sup>
                      <m:r>
                        <w:rPr>
                          <w:rFonts w:ascii="Cambria Math" w:hAnsi="Cambria Math"/>
                        </w:rPr>
                        <m:t>4</m:t>
                      </m:r>
                    </m:sup>
                  </m:sSubSup>
                  <m:sSup>
                    <m:sSupPr>
                      <m:ctrlPr>
                        <w:rPr>
                          <w:rFonts w:ascii="Cambria Math" w:hAnsi="Cambria Math"/>
                          <w:i/>
                        </w:rPr>
                      </m:ctrlPr>
                    </m:sSupPr>
                    <m:e>
                      <m:r>
                        <w:rPr>
                          <w:rFonts w:ascii="Cambria Math" w:hAnsi="Cambria Math"/>
                        </w:rPr>
                        <m:t>T</m:t>
                      </m:r>
                    </m:e>
                    <m:sup>
                      <m:r>
                        <w:rPr>
                          <w:rFonts w:ascii="Cambria Math" w:hAnsi="Cambria Math"/>
                        </w:rPr>
                        <m:t>4</m:t>
                      </m:r>
                    </m:sup>
                  </m:sSup>
                  <m:rad>
                    <m:radPr>
                      <m:degHide m:val="1"/>
                      <m:ctrlPr>
                        <w:rPr>
                          <w:rFonts w:ascii="Cambria Math" w:hAnsi="Cambria Math"/>
                        </w:rPr>
                      </m:ctrlPr>
                    </m:radPr>
                    <m:deg>
                      <m:ctrlPr>
                        <w:rPr>
                          <w:rFonts w:ascii="Cambria Math" w:hAnsi="Cambria Math"/>
                          <w:i/>
                        </w:rPr>
                      </m:ctrlPr>
                    </m:deg>
                    <m:e>
                      <m:r>
                        <w:rPr>
                          <w:rFonts w:ascii="Cambria Math" w:hAnsi="Cambria Math"/>
                        </w:rPr>
                        <m:t>1+</m:t>
                      </m:r>
                      <m:f>
                        <m:fPr>
                          <m:ctrlPr>
                            <w:rPr>
                              <w:rFonts w:ascii="Cambria Math" w:hAnsi="Cambria Math"/>
                            </w:rPr>
                          </m:ctrlPr>
                        </m:fPr>
                        <m:num>
                          <m:r>
                            <w:rPr>
                              <w:rFonts w:ascii="Cambria Math" w:hAnsi="Cambria Math"/>
                            </w:rPr>
                            <m:t>39</m:t>
                          </m:r>
                          <m:r>
                            <w:rPr>
                              <w:rFonts w:ascii="Cambria Math" w:hAnsi="Cambria Math"/>
                            </w:rPr>
                            <m:t>∙</m:t>
                          </m:r>
                          <m:r>
                            <w:rPr>
                              <w:rFonts w:ascii="Cambria Math" w:hAnsi="Cambria Math"/>
                            </w:rPr>
                            <m:t>48</m:t>
                          </m:r>
                          <m:sSubSup>
                            <m:sSubSupPr>
                              <m:ctrlPr>
                                <w:rPr>
                                  <w:rFonts w:ascii="Cambria Math" w:hAnsi="Cambria Math"/>
                                  <w:i/>
                                </w:rPr>
                              </m:ctrlPr>
                            </m:sSubSupPr>
                            <m:e>
                              <m:r>
                                <w:rPr>
                                  <w:rFonts w:ascii="Cambria Math" w:hAnsi="Cambria Math"/>
                                </w:rPr>
                                <m:t>C</m:t>
                              </m:r>
                            </m:e>
                            <m:sub>
                              <m:r>
                                <w:rPr>
                                  <w:rFonts w:ascii="Cambria Math" w:hAnsi="Cambria Math"/>
                                </w:rPr>
                                <m:t>0</m:t>
                              </m:r>
                            </m:sub>
                            <m:sup>
                              <m:r>
                                <w:rPr>
                                  <w:rFonts w:ascii="Cambria Math" w:hAnsi="Cambria Math"/>
                                </w:rPr>
                                <m:t>2</m:t>
                              </m:r>
                            </m:sup>
                          </m:sSubSup>
                          <m:sSubSup>
                            <m:sSubSupPr>
                              <m:ctrlPr>
                                <w:rPr>
                                  <w:rFonts w:ascii="Cambria Math" w:hAnsi="Cambria Math"/>
                                  <w:i/>
                                </w:rPr>
                              </m:ctrlPr>
                            </m:sSubSupPr>
                            <m:e>
                              <m:r>
                                <w:rPr>
                                  <w:rFonts w:ascii="Cambria Math" w:hAnsi="Cambria Math"/>
                                </w:rPr>
                                <m:t>f</m:t>
                              </m:r>
                            </m:e>
                            <m:sub>
                              <m:r>
                                <w:rPr>
                                  <w:rFonts w:ascii="Cambria Math" w:hAnsi="Cambria Math"/>
                                </w:rPr>
                                <m:t>x</m:t>
                              </m:r>
                            </m:sub>
                            <m:sup>
                              <m:r>
                                <w:rPr>
                                  <w:rFonts w:ascii="Cambria Math" w:hAnsi="Cambria Math"/>
                                </w:rPr>
                                <m:t>2</m:t>
                              </m:r>
                            </m:sup>
                          </m:sSubSup>
                          <m:sSubSup>
                            <m:sSubSupPr>
                              <m:ctrlPr>
                                <w:rPr>
                                  <w:rFonts w:ascii="Cambria Math" w:hAnsi="Cambria Math"/>
                                  <w:i/>
                                </w:rPr>
                              </m:ctrlPr>
                            </m:sSubSupPr>
                            <m:e>
                              <m:r>
                                <w:rPr>
                                  <w:rFonts w:ascii="Cambria Math" w:hAnsi="Cambria Math"/>
                                </w:rPr>
                                <m:t>L</m:t>
                              </m:r>
                            </m:e>
                            <m:sub>
                              <m:r>
                                <w:rPr>
                                  <w:rFonts w:ascii="Cambria Math" w:hAnsi="Cambria Math"/>
                                </w:rPr>
                                <m:t>0</m:t>
                              </m:r>
                            </m:sub>
                            <m:sup>
                              <m:r>
                                <w:rPr>
                                  <w:rFonts w:ascii="Cambria Math" w:hAnsi="Cambria Math"/>
                                </w:rPr>
                                <m:t>2</m:t>
                              </m:r>
                            </m:sup>
                          </m:sSubSup>
                          <m:sSubSup>
                            <m:sSubSupPr>
                              <m:ctrlPr>
                                <w:rPr>
                                  <w:rFonts w:ascii="Cambria Math" w:hAnsi="Cambria Math"/>
                                  <w:i/>
                                </w:rPr>
                              </m:ctrlPr>
                            </m:sSubSupPr>
                            <m:e>
                              <m:r>
                                <w:rPr>
                                  <w:rFonts w:ascii="Cambria Math" w:hAnsi="Cambria Math"/>
                                </w:rPr>
                                <m:t>R</m:t>
                              </m:r>
                            </m:e>
                            <m:sub>
                              <m:r>
                                <w:rPr>
                                  <w:rFonts w:ascii="Cambria Math" w:hAnsi="Cambria Math"/>
                                </w:rPr>
                                <m:t>0</m:t>
                              </m:r>
                            </m:sub>
                            <m:sup>
                              <m:r>
                                <w:rPr>
                                  <w:rFonts w:ascii="Cambria Math" w:hAnsi="Cambria Math"/>
                                </w:rPr>
                                <m:t>2</m:t>
                              </m:r>
                            </m:sup>
                          </m:sSubSup>
                          <m:ctrlPr>
                            <w:rPr>
                              <w:rFonts w:ascii="Cambria Math" w:hAnsi="Cambria Math"/>
                              <w:i/>
                            </w:rPr>
                          </m:ctrlPr>
                        </m:num>
                        <m:den>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+0.32</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T</m:t>
                                  </m:r>
                                </m:e>
                              </m:d>
                            </m:e>
                            <m:sup>
                              <m:r>
                                <w:rPr>
                                  <w:rFonts w:ascii="Cambria Math" w:hAnsi="Cambria Math"/>
                                </w:rPr>
                                <m:t>2</m:t>
                              </m:r>
                            </m:sup>
                          </m:sSup>
                          <m:ctrlPr>
                            <w:rPr>
                              <w:rFonts w:ascii="Cambria Math" w:hAnsi="Cambria Math"/>
                              <w:i/>
                            </w:rPr>
                          </m:ctrlPr>
                        </m:den>
                      </m:f>
                    </m:e>
                  </m:rad>
                </m:e>
              </m:rad>
              <m:ctrlPr>
                <w:rPr>
                  <w:rFonts w:ascii="Cambria Math" w:hAnsi="Cambria Math"/>
                  <w:i/>
                </w:rPr>
              </m:ctrlPr>
            </m:num>
            <m:den>
              <m:sSub>
                <m:sSubPr>
                  <m:ctrlPr>
                    <w:rPr>
                      <w:rFonts w:ascii="Cambria Math" w:hAnsi="Cambria Math"/>
                      <w:i/>
                    </w:rPr>
                  </m:ctrlPr>
                </m:sSubPr>
                <m:e>
                  <m:r>
                    <w:rPr>
                      <w:rFonts w:ascii="Cambria Math" w:hAnsi="Cambria Math"/>
                    </w:rPr>
                    <m:t>L</m:t>
                  </m:r>
                </m:e>
                <m:sub>
                  <m:r>
                    <w:rPr>
                      <w:rFonts w:ascii="Cambria Math" w:hAnsi="Cambria Math"/>
                    </w:rPr>
                    <m:t>0</m:t>
                  </m:r>
                </m:sub>
              </m:sSub>
              <m:sSub>
                <m:sSubPr>
                  <m:ctrlPr>
                    <w:rPr>
                      <w:rFonts w:ascii="Cambria Math" w:hAnsi="Cambria Math"/>
                      <w:i/>
                    </w:rPr>
                  </m:ctrlPr>
                </m:sSubPr>
                <m:e>
                  <m:r>
                    <w:rPr>
                      <w:rFonts w:ascii="Cambria Math" w:hAnsi="Cambria Math"/>
                    </w:rPr>
                    <m:t>R</m:t>
                  </m:r>
                </m:e>
                <m:sub>
                  <m:r>
                    <w:rPr>
                      <w:rFonts w:ascii="Cambria Math" w:hAnsi="Cambria Math"/>
                    </w:rPr>
                    <m:t>0</m:t>
                  </m:r>
                </m:sub>
              </m:sSub>
              <m:ctrlPr>
                <w:rPr>
                  <w:rFonts w:ascii="Cambria Math" w:hAnsi="Cambria Math"/>
                  <w:i/>
                </w:rPr>
              </m:ctrlPr>
            </m:den>
          </m:f>
        </m:oMath>
      </m:oMathPara>
    </w:p>
    <w:p w14:paraId="5C348FF3" w14:textId="77777777" w:rsidR="00615DDE" w:rsidRDefault="00615DDE" w:rsidP="00615DDE">
      <w:pPr>
        <w:ind w:firstLine="0"/>
        <w:rPr>
          <w:rFonts w:eastAsiaTheme="minorEastAsia"/>
        </w:rPr>
      </w:pPr>
      <w:r>
        <w:rPr>
          <w:rFonts w:eastAsiaTheme="minorEastAsia"/>
        </w:rPr>
        <w:t xml:space="preserve">Vì đang hoạt động trong miền z nên ta sử dụng phép biến đổi Bilinear với công thức </w:t>
      </w:r>
      <w:r w:rsidRPr="00264627">
        <w:rPr>
          <w:rFonts w:eastAsiaTheme="minorEastAsia"/>
          <w:highlight w:val="yellow"/>
        </w:rPr>
        <w:t>ở trên</w:t>
      </w:r>
      <w:r>
        <w:rPr>
          <w:rFonts w:eastAsiaTheme="minorEastAsia"/>
        </w:rPr>
        <w:t xml:space="preserve"> để đưa hàm truyền từ miền s sang miền z như sau:</w:t>
      </w:r>
    </w:p>
    <w:p w14:paraId="678334B7" w14:textId="77777777" w:rsidR="00615DDE" w:rsidRPr="00B521B0" w:rsidRDefault="00615DDE" w:rsidP="00615DDE">
      <w:pPr>
        <w:ind w:firstLine="0"/>
        <w:rPr>
          <w:rFonts w:eastAsiaTheme="minorEastAsia"/>
        </w:rPr>
      </w:pPr>
      <m:oMathPara>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II</m:t>
              </m:r>
            </m:sub>
          </m:sSub>
          <m:d>
            <m:dPr>
              <m:begChr m:val="["/>
              <m:endChr m:val="]"/>
              <m:ctrlPr>
                <w:rPr>
                  <w:rFonts w:ascii="Cambria Math" w:hAnsi="Cambria Math"/>
                  <w:i/>
                  <w:lang w:val="en-US"/>
                </w:rPr>
              </m:ctrlPr>
            </m:dPr>
            <m:e>
              <m:r>
                <w:rPr>
                  <w:rFonts w:ascii="Cambria Math" w:hAnsi="Cambria Math"/>
                  <w:lang w:val="en-US"/>
                </w:rPr>
                <m:t>z</m:t>
              </m:r>
            </m:e>
          </m:d>
          <m:r>
            <w:rPr>
              <w:rFonts w:ascii="Cambria Math" w:hAnsi="Cambria Math"/>
              <w:lang w:val="en-US"/>
            </w:rPr>
            <m:t>=</m:t>
          </m:r>
          <m:f>
            <m:fPr>
              <m:ctrlPr>
                <w:rPr>
                  <w:rFonts w:ascii="Cambria Math" w:hAnsi="Cambria Math"/>
                  <w:lang w:val="en-US"/>
                </w:rPr>
              </m:ctrlPr>
            </m:fPr>
            <m:num>
              <m:sSub>
                <m:sSubPr>
                  <m:ctrlPr>
                    <w:rPr>
                      <w:rFonts w:ascii="Cambria Math" w:hAnsi="Cambria Math"/>
                      <w:i/>
                      <w:lang w:val="en-US"/>
                    </w:rPr>
                  </m:ctrlPr>
                </m:sSubPr>
                <m:e>
                  <m:r>
                    <m:rPr>
                      <m:sty m:val="p"/>
                    </m:rPr>
                    <w:rPr>
                      <w:rFonts w:ascii="Cambria Math" w:hAnsi="Cambria Math"/>
                      <w:lang w:val="en-US"/>
                    </w:rPr>
                    <m:t>ω</m:t>
                  </m:r>
                </m:e>
                <m:sub>
                  <m:r>
                    <w:rPr>
                      <w:rFonts w:ascii="Cambria Math" w:hAnsi="Cambria Math"/>
                      <w:lang w:val="en-US"/>
                    </w:rPr>
                    <m:t>cp0</m:t>
                  </m:r>
                </m:sub>
              </m:sSub>
              <m:ctrlPr>
                <w:rPr>
                  <w:rFonts w:ascii="Cambria Math" w:hAnsi="Cambria Math"/>
                  <w:i/>
                  <w:lang w:val="en-US"/>
                </w:rPr>
              </m:ctrlPr>
            </m:num>
            <m:den>
              <m:f>
                <m:fPr>
                  <m:ctrlPr>
                    <w:rPr>
                      <w:rFonts w:ascii="Cambria Math" w:hAnsi="Cambria Math"/>
                      <w:lang w:val="en-US"/>
                    </w:rPr>
                  </m:ctrlPr>
                </m:fPr>
                <m:num>
                  <m:r>
                    <w:rPr>
                      <w:rFonts w:ascii="Cambria Math" w:hAnsi="Cambria Math"/>
                      <w:lang w:val="en-US"/>
                    </w:rPr>
                    <m:t>2</m:t>
                  </m:r>
                  <m:ctrlPr>
                    <w:rPr>
                      <w:rFonts w:ascii="Cambria Math" w:hAnsi="Cambria Math"/>
                      <w:i/>
                      <w:lang w:val="en-US"/>
                    </w:rPr>
                  </m:ctrlPr>
                </m:num>
                <m:den>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s</m:t>
                      </m:r>
                    </m:sub>
                  </m:sSub>
                  <m:ctrlPr>
                    <w:rPr>
                      <w:rFonts w:ascii="Cambria Math" w:hAnsi="Cambria Math"/>
                      <w:i/>
                      <w:lang w:val="en-US"/>
                    </w:rPr>
                  </m:ctrlPr>
                </m:den>
              </m:f>
              <m:f>
                <m:fPr>
                  <m:ctrlPr>
                    <w:rPr>
                      <w:rFonts w:ascii="Cambria Math" w:hAnsi="Cambria Math"/>
                      <w:lang w:val="en-US"/>
                    </w:rPr>
                  </m:ctrlPr>
                </m:fPr>
                <m:num>
                  <m:r>
                    <w:rPr>
                      <w:rFonts w:ascii="Cambria Math" w:hAnsi="Cambria Math"/>
                      <w:lang w:val="en-US"/>
                    </w:rPr>
                    <m:t>z-1</m:t>
                  </m:r>
                  <m:ctrlPr>
                    <w:rPr>
                      <w:rFonts w:ascii="Cambria Math" w:hAnsi="Cambria Math"/>
                      <w:i/>
                      <w:lang w:val="en-US"/>
                    </w:rPr>
                  </m:ctrlPr>
                </m:num>
                <m:den>
                  <m:r>
                    <w:rPr>
                      <w:rFonts w:ascii="Cambria Math" w:hAnsi="Cambria Math"/>
                      <w:lang w:val="en-US"/>
                    </w:rPr>
                    <m:t>z+1</m:t>
                  </m:r>
                  <m:ctrlPr>
                    <w:rPr>
                      <w:rFonts w:ascii="Cambria Math" w:hAnsi="Cambria Math"/>
                      <w:i/>
                      <w:lang w:val="en-US"/>
                    </w:rPr>
                  </m:ctrlPr>
                </m:den>
              </m:f>
              <m:ctrlPr>
                <w:rPr>
                  <w:rFonts w:ascii="Cambria Math" w:hAnsi="Cambria Math"/>
                  <w:i/>
                  <w:lang w:val="en-US"/>
                </w:rPr>
              </m:ctrlPr>
            </m:den>
          </m:f>
          <m:r>
            <m:rPr>
              <m:sty m:val="p"/>
            </m:rPr>
            <w:rPr>
              <w:rFonts w:ascii="Cambria Math" w:hAnsi="Cambria Math"/>
              <w:lang w:val="en-US"/>
            </w:rPr>
            <m:t>×</m:t>
          </m:r>
          <m:f>
            <m:fPr>
              <m:ctrlPr>
                <w:rPr>
                  <w:rFonts w:ascii="Cambria Math" w:hAnsi="Cambria Math"/>
                  <w:lang w:val="en-US"/>
                </w:rPr>
              </m:ctrlPr>
            </m:fPr>
            <m:num>
              <m:r>
                <w:rPr>
                  <w:rFonts w:ascii="Cambria Math" w:hAnsi="Cambria Math"/>
                  <w:lang w:val="en-US"/>
                </w:rPr>
                <m:t>1+</m:t>
              </m:r>
              <m:f>
                <m:fPr>
                  <m:ctrlPr>
                    <w:rPr>
                      <w:rFonts w:ascii="Cambria Math" w:hAnsi="Cambria Math"/>
                      <w:lang w:val="en-US"/>
                    </w:rPr>
                  </m:ctrlPr>
                </m:fPr>
                <m:num>
                  <m:f>
                    <m:fPr>
                      <m:ctrlPr>
                        <w:rPr>
                          <w:rFonts w:ascii="Cambria Math" w:hAnsi="Cambria Math"/>
                          <w:lang w:val="en-US"/>
                        </w:rPr>
                      </m:ctrlPr>
                    </m:fPr>
                    <m:num>
                      <m:r>
                        <w:rPr>
                          <w:rFonts w:ascii="Cambria Math" w:hAnsi="Cambria Math"/>
                          <w:lang w:val="en-US"/>
                        </w:rPr>
                        <m:t>2</m:t>
                      </m:r>
                      <m:ctrlPr>
                        <w:rPr>
                          <w:rFonts w:ascii="Cambria Math" w:hAnsi="Cambria Math"/>
                          <w:i/>
                          <w:lang w:val="en-US"/>
                        </w:rPr>
                      </m:ctrlPr>
                    </m:num>
                    <m:den>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s</m:t>
                          </m:r>
                        </m:sub>
                      </m:sSub>
                      <m:ctrlPr>
                        <w:rPr>
                          <w:rFonts w:ascii="Cambria Math" w:hAnsi="Cambria Math"/>
                          <w:i/>
                          <w:lang w:val="en-US"/>
                        </w:rPr>
                      </m:ctrlPr>
                    </m:den>
                  </m:f>
                  <m:f>
                    <m:fPr>
                      <m:ctrlPr>
                        <w:rPr>
                          <w:rFonts w:ascii="Cambria Math" w:hAnsi="Cambria Math"/>
                          <w:lang w:val="en-US"/>
                        </w:rPr>
                      </m:ctrlPr>
                    </m:fPr>
                    <m:num>
                      <m:r>
                        <w:rPr>
                          <w:rFonts w:ascii="Cambria Math" w:hAnsi="Cambria Math"/>
                          <w:lang w:val="en-US"/>
                        </w:rPr>
                        <m:t>z-1</m:t>
                      </m:r>
                      <m:ctrlPr>
                        <w:rPr>
                          <w:rFonts w:ascii="Cambria Math" w:hAnsi="Cambria Math"/>
                          <w:i/>
                          <w:lang w:val="en-US"/>
                        </w:rPr>
                      </m:ctrlPr>
                    </m:num>
                    <m:den>
                      <m:r>
                        <w:rPr>
                          <w:rFonts w:ascii="Cambria Math" w:hAnsi="Cambria Math"/>
                          <w:lang w:val="en-US"/>
                        </w:rPr>
                        <m:t>z+1</m:t>
                      </m:r>
                      <m:ctrlPr>
                        <w:rPr>
                          <w:rFonts w:ascii="Cambria Math" w:hAnsi="Cambria Math"/>
                          <w:i/>
                          <w:lang w:val="en-US"/>
                        </w:rPr>
                      </m:ctrlPr>
                    </m:den>
                  </m:f>
                  <m:ctrlPr>
                    <w:rPr>
                      <w:rFonts w:ascii="Cambria Math" w:hAnsi="Cambria Math"/>
                      <w:i/>
                      <w:lang w:val="en-US"/>
                    </w:rPr>
                  </m:ctrlPr>
                </m:num>
                <m:den>
                  <m:sSub>
                    <m:sSubPr>
                      <m:ctrlPr>
                        <w:rPr>
                          <w:rFonts w:ascii="Cambria Math" w:hAnsi="Cambria Math"/>
                          <w:i/>
                          <w:lang w:val="en-US"/>
                        </w:rPr>
                      </m:ctrlPr>
                    </m:sSubPr>
                    <m:e>
                      <m:r>
                        <m:rPr>
                          <m:sty m:val="p"/>
                        </m:rPr>
                        <w:rPr>
                          <w:rFonts w:ascii="Cambria Math" w:hAnsi="Cambria Math"/>
                          <w:lang w:val="en-US"/>
                        </w:rPr>
                        <m:t>ω</m:t>
                      </m:r>
                    </m:e>
                    <m:sub>
                      <m:r>
                        <w:rPr>
                          <w:rFonts w:ascii="Cambria Math" w:hAnsi="Cambria Math"/>
                          <w:lang w:val="en-US"/>
                        </w:rPr>
                        <m:t>cz1</m:t>
                      </m:r>
                    </m:sub>
                  </m:sSub>
                  <m:ctrlPr>
                    <w:rPr>
                      <w:rFonts w:ascii="Cambria Math" w:hAnsi="Cambria Math"/>
                      <w:i/>
                      <w:lang w:val="en-US"/>
                    </w:rPr>
                  </m:ctrlPr>
                </m:den>
              </m:f>
              <m:ctrlPr>
                <w:rPr>
                  <w:rFonts w:ascii="Cambria Math" w:hAnsi="Cambria Math"/>
                  <w:i/>
                  <w:lang w:val="en-US"/>
                </w:rPr>
              </m:ctrlPr>
            </m:num>
            <m:den>
              <m:r>
                <w:rPr>
                  <w:rFonts w:ascii="Cambria Math" w:hAnsi="Cambria Math"/>
                  <w:lang w:val="en-US"/>
                </w:rPr>
                <m:t>1+</m:t>
              </m:r>
              <m:f>
                <m:fPr>
                  <m:ctrlPr>
                    <w:rPr>
                      <w:rFonts w:ascii="Cambria Math" w:hAnsi="Cambria Math"/>
                      <w:lang w:val="en-US"/>
                    </w:rPr>
                  </m:ctrlPr>
                </m:fPr>
                <m:num>
                  <m:f>
                    <m:fPr>
                      <m:ctrlPr>
                        <w:rPr>
                          <w:rFonts w:ascii="Cambria Math" w:hAnsi="Cambria Math"/>
                          <w:lang w:val="en-US"/>
                        </w:rPr>
                      </m:ctrlPr>
                    </m:fPr>
                    <m:num>
                      <m:r>
                        <w:rPr>
                          <w:rFonts w:ascii="Cambria Math" w:hAnsi="Cambria Math"/>
                          <w:lang w:val="en-US"/>
                        </w:rPr>
                        <m:t>2</m:t>
                      </m:r>
                      <m:ctrlPr>
                        <w:rPr>
                          <w:rFonts w:ascii="Cambria Math" w:hAnsi="Cambria Math"/>
                          <w:i/>
                          <w:lang w:val="en-US"/>
                        </w:rPr>
                      </m:ctrlPr>
                    </m:num>
                    <m:den>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s</m:t>
                          </m:r>
                        </m:sub>
                      </m:sSub>
                      <m:ctrlPr>
                        <w:rPr>
                          <w:rFonts w:ascii="Cambria Math" w:hAnsi="Cambria Math"/>
                          <w:i/>
                          <w:lang w:val="en-US"/>
                        </w:rPr>
                      </m:ctrlPr>
                    </m:den>
                  </m:f>
                  <m:f>
                    <m:fPr>
                      <m:ctrlPr>
                        <w:rPr>
                          <w:rFonts w:ascii="Cambria Math" w:hAnsi="Cambria Math"/>
                          <w:lang w:val="en-US"/>
                        </w:rPr>
                      </m:ctrlPr>
                    </m:fPr>
                    <m:num>
                      <m:r>
                        <w:rPr>
                          <w:rFonts w:ascii="Cambria Math" w:hAnsi="Cambria Math"/>
                          <w:lang w:val="en-US"/>
                        </w:rPr>
                        <m:t>z-1</m:t>
                      </m:r>
                      <m:ctrlPr>
                        <w:rPr>
                          <w:rFonts w:ascii="Cambria Math" w:hAnsi="Cambria Math"/>
                          <w:i/>
                          <w:lang w:val="en-US"/>
                        </w:rPr>
                      </m:ctrlPr>
                    </m:num>
                    <m:den>
                      <m:r>
                        <w:rPr>
                          <w:rFonts w:ascii="Cambria Math" w:hAnsi="Cambria Math"/>
                          <w:lang w:val="en-US"/>
                        </w:rPr>
                        <m:t>z+1</m:t>
                      </m:r>
                      <m:ctrlPr>
                        <w:rPr>
                          <w:rFonts w:ascii="Cambria Math" w:hAnsi="Cambria Math"/>
                          <w:i/>
                          <w:lang w:val="en-US"/>
                        </w:rPr>
                      </m:ctrlPr>
                    </m:den>
                  </m:f>
                  <m:ctrlPr>
                    <w:rPr>
                      <w:rFonts w:ascii="Cambria Math" w:hAnsi="Cambria Math"/>
                      <w:i/>
                      <w:lang w:val="en-US"/>
                    </w:rPr>
                  </m:ctrlPr>
                </m:num>
                <m:den>
                  <m:sSub>
                    <m:sSubPr>
                      <m:ctrlPr>
                        <w:rPr>
                          <w:rFonts w:ascii="Cambria Math" w:hAnsi="Cambria Math"/>
                          <w:i/>
                          <w:lang w:val="en-US"/>
                        </w:rPr>
                      </m:ctrlPr>
                    </m:sSubPr>
                    <m:e>
                      <m:r>
                        <m:rPr>
                          <m:sty m:val="p"/>
                        </m:rPr>
                        <w:rPr>
                          <w:rFonts w:ascii="Cambria Math" w:hAnsi="Cambria Math"/>
                          <w:lang w:val="en-US"/>
                        </w:rPr>
                        <m:t>ω</m:t>
                      </m:r>
                    </m:e>
                    <m:sub>
                      <m:r>
                        <w:rPr>
                          <w:rFonts w:ascii="Cambria Math" w:hAnsi="Cambria Math"/>
                          <w:lang w:val="en-US"/>
                        </w:rPr>
                        <m:t>cp1</m:t>
                      </m:r>
                    </m:sub>
                  </m:sSub>
                  <m:ctrlPr>
                    <w:rPr>
                      <w:rFonts w:ascii="Cambria Math" w:hAnsi="Cambria Math"/>
                      <w:i/>
                      <w:lang w:val="en-US"/>
                    </w:rPr>
                  </m:ctrlPr>
                </m:den>
              </m:f>
              <m:ctrlPr>
                <w:rPr>
                  <w:rFonts w:ascii="Cambria Math" w:hAnsi="Cambria Math"/>
                  <w:i/>
                  <w:lang w:val="en-US"/>
                </w:rPr>
              </m:ctrlPr>
            </m:den>
          </m:f>
        </m:oMath>
      </m:oMathPara>
    </w:p>
    <w:p w14:paraId="2F8A4FB6" w14:textId="77777777" w:rsidR="00615DDE" w:rsidRDefault="00615DDE" w:rsidP="00615DDE">
      <w:pPr>
        <w:ind w:firstLine="0"/>
        <w:rPr>
          <w:rFonts w:eastAsiaTheme="minorEastAsia"/>
        </w:rPr>
      </w:pPr>
      <w:r>
        <w:rPr>
          <w:rFonts w:eastAsiaTheme="minorEastAsia"/>
        </w:rPr>
        <w:t>Để đơn giản công thức hàm truyền ta đưa về dạng 2 pole 2 zero như sau</w:t>
      </w:r>
    </w:p>
    <w:p w14:paraId="6820BCED" w14:textId="77777777" w:rsidR="00615DDE" w:rsidRPr="006A7626" w:rsidRDefault="00615DDE" w:rsidP="00615DDE">
      <w:pPr>
        <w:ind w:firstLine="0"/>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II</m:t>
              </m:r>
            </m:sub>
          </m:sSub>
          <m:d>
            <m:dPr>
              <m:begChr m:val="["/>
              <m:endChr m:val="]"/>
              <m:ctrlPr>
                <w:rPr>
                  <w:rFonts w:ascii="Cambria Math" w:eastAsiaTheme="minorEastAsia" w:hAnsi="Cambria Math"/>
                  <w:i/>
                  <w:lang w:val="en-US"/>
                </w:rPr>
              </m:ctrlPr>
            </m:dPr>
            <m:e>
              <m:r>
                <w:rPr>
                  <w:rFonts w:ascii="Cambria Math" w:eastAsiaTheme="minorEastAsia" w:hAnsi="Cambria Math"/>
                  <w:lang w:val="en-US"/>
                </w:rPr>
                <m:t>z</m:t>
              </m:r>
            </m:e>
          </m:d>
          <m:r>
            <w:rPr>
              <w:rFonts w:ascii="Cambria Math" w:eastAsiaTheme="minorEastAsia" w:hAnsi="Cambria Math"/>
              <w:lang w:val="en-US"/>
            </w:rPr>
            <m:t>=</m:t>
          </m:r>
          <m:f>
            <m:fPr>
              <m:ctrlPr>
                <w:rPr>
                  <w:rFonts w:ascii="Cambria Math" w:eastAsiaTheme="minorEastAsia" w:hAnsi="Cambria Math"/>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1</m:t>
                  </m:r>
                </m:sub>
              </m:sSub>
              <m:r>
                <w:rPr>
                  <w:rFonts w:ascii="Cambria Math" w:eastAsiaTheme="minorEastAsia" w:hAnsi="Cambria Math"/>
                  <w:lang w:val="en-US"/>
                </w:rPr>
                <m:t>z+</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m:t>
                  </m:r>
                </m:sub>
              </m:sSub>
              <m:sSup>
                <m:sSupPr>
                  <m:ctrlPr>
                    <w:rPr>
                      <w:rFonts w:ascii="Cambria Math" w:eastAsiaTheme="minorEastAsia" w:hAnsi="Cambria Math"/>
                      <w:i/>
                      <w:lang w:val="en-US"/>
                    </w:rPr>
                  </m:ctrlPr>
                </m:sSupPr>
                <m:e>
                  <m:r>
                    <w:rPr>
                      <w:rFonts w:ascii="Cambria Math" w:eastAsiaTheme="minorEastAsia" w:hAnsi="Cambria Math"/>
                      <w:lang w:val="en-US"/>
                    </w:rPr>
                    <m:t>z</m:t>
                  </m:r>
                </m:e>
                <m:sup>
                  <m:r>
                    <w:rPr>
                      <w:rFonts w:ascii="Cambria Math" w:eastAsiaTheme="minorEastAsia" w:hAnsi="Cambria Math"/>
                      <w:lang w:val="en-US"/>
                    </w:rPr>
                    <m:t>2</m:t>
                  </m:r>
                </m:sup>
              </m:sSup>
              <m:ctrlPr>
                <w:rPr>
                  <w:rFonts w:ascii="Cambria Math" w:eastAsiaTheme="minorEastAsia" w:hAnsi="Cambria Math"/>
                  <w:i/>
                  <w:lang w:val="en-US"/>
                </w:rPr>
              </m:ctrlPr>
            </m:num>
            <m:den>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1</m:t>
                  </m:r>
                </m:sub>
              </m:sSub>
              <m:r>
                <w:rPr>
                  <w:rFonts w:ascii="Cambria Math" w:eastAsiaTheme="minorEastAsia" w:hAnsi="Cambria Math"/>
                  <w:lang w:val="en-US"/>
                </w:rPr>
                <m:t>z+</m:t>
              </m:r>
              <m:sSup>
                <m:sSupPr>
                  <m:ctrlPr>
                    <w:rPr>
                      <w:rFonts w:ascii="Cambria Math" w:eastAsiaTheme="minorEastAsia" w:hAnsi="Cambria Math"/>
                      <w:i/>
                      <w:lang w:val="en-US"/>
                    </w:rPr>
                  </m:ctrlPr>
                </m:sSupPr>
                <m:e>
                  <m:r>
                    <w:rPr>
                      <w:rFonts w:ascii="Cambria Math" w:eastAsiaTheme="minorEastAsia" w:hAnsi="Cambria Math"/>
                      <w:lang w:val="en-US"/>
                    </w:rPr>
                    <m:t>z</m:t>
                  </m:r>
                </m:e>
                <m:sup>
                  <m:r>
                    <w:rPr>
                      <w:rFonts w:ascii="Cambria Math" w:eastAsiaTheme="minorEastAsia" w:hAnsi="Cambria Math"/>
                      <w:lang w:val="en-US"/>
                    </w:rPr>
                    <m:t>2</m:t>
                  </m:r>
                </m:sup>
              </m:sSup>
              <m:ctrlPr>
                <w:rPr>
                  <w:rFonts w:ascii="Cambria Math" w:eastAsiaTheme="minorEastAsia" w:hAnsi="Cambria Math"/>
                  <w:i/>
                  <w:lang w:val="en-US"/>
                </w:rPr>
              </m:ctrlPr>
            </m:den>
          </m:f>
        </m:oMath>
      </m:oMathPara>
    </w:p>
    <w:p w14:paraId="4AFCB8B2" w14:textId="77777777" w:rsidR="00615DDE" w:rsidRDefault="00615DDE" w:rsidP="00615DDE">
      <w:pPr>
        <w:ind w:firstLine="0"/>
        <w:rPr>
          <w:rFonts w:eastAsiaTheme="minorEastAsia"/>
        </w:rPr>
      </w:pPr>
      <w:r>
        <w:rPr>
          <w:rFonts w:eastAsiaTheme="minorEastAsia"/>
        </w:rPr>
        <w:t>Trong đó:</w:t>
      </w:r>
    </w:p>
    <w:p w14:paraId="5C467461" w14:textId="77777777" w:rsidR="00615DDE" w:rsidRPr="00B235E7" w:rsidRDefault="00615DDE" w:rsidP="00615DDE">
      <w:pPr>
        <w:ind w:firstLine="0"/>
        <w:rPr>
          <w:rFonts w:eastAsiaTheme="minorEastAsia"/>
        </w:rPr>
      </w:pPr>
      <m:oMathPara>
        <m:oMathParaPr>
          <m:jc m:val="left"/>
        </m:oMathParaPr>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m:t>
              </m:r>
            </m:sub>
          </m:sSub>
          <m:r>
            <w:rPr>
              <w:rFonts w:ascii="Cambria Math" w:eastAsiaTheme="minorEastAsia" w:hAnsi="Cambria Math"/>
              <w:lang w:val="en-US"/>
            </w:rPr>
            <m:t>=</m:t>
          </m:r>
          <m:f>
            <m:fPr>
              <m:ctrlPr>
                <w:rPr>
                  <w:rFonts w:ascii="Cambria Math" w:eastAsiaTheme="minorEastAsia" w:hAnsi="Cambria Math"/>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s</m:t>
                  </m:r>
                </m:sub>
              </m:sSub>
              <m:r>
                <w:rPr>
                  <w:rFonts w:ascii="Cambria Math" w:eastAsiaTheme="minorEastAsia" w:hAnsi="Cambria Math"/>
                  <w:lang w:val="en-US"/>
                </w:rPr>
                <m:t>∙</m:t>
              </m:r>
              <m:sSub>
                <m:sSubPr>
                  <m:ctrlPr>
                    <w:rPr>
                      <w:rFonts w:ascii="Cambria Math" w:eastAsiaTheme="minorEastAsia" w:hAnsi="Cambria Math"/>
                      <w:i/>
                      <w:lang w:val="en-US"/>
                    </w:rPr>
                  </m:ctrlPr>
                </m:sSubPr>
                <m:e>
                  <m:r>
                    <m:rPr>
                      <m:sty m:val="p"/>
                    </m:rPr>
                    <w:rPr>
                      <w:rFonts w:ascii="Cambria Math" w:eastAsiaTheme="minorEastAsia" w:hAnsi="Cambria Math"/>
                      <w:lang w:val="en-US"/>
                    </w:rPr>
                    <m:t>ω</m:t>
                  </m:r>
                  <m:ctrlPr>
                    <w:rPr>
                      <w:rFonts w:ascii="Cambria Math" w:eastAsiaTheme="minorEastAsia" w:hAnsi="Cambria Math"/>
                      <w:lang w:val="en-US"/>
                    </w:rPr>
                  </m:ctrlPr>
                </m:e>
                <m:sub>
                  <m:r>
                    <w:rPr>
                      <w:rFonts w:ascii="Cambria Math" w:eastAsiaTheme="minorEastAsia" w:hAnsi="Cambria Math"/>
                      <w:lang w:val="en-US"/>
                    </w:rPr>
                    <m:t>cp0</m:t>
                  </m:r>
                </m:sub>
              </m:sSub>
              <m:r>
                <w:rPr>
                  <w:rFonts w:ascii="Cambria Math" w:eastAsiaTheme="minorEastAsia" w:hAnsi="Cambria Math"/>
                  <w:lang w:val="en-US"/>
                </w:rPr>
                <m:t>∙</m:t>
              </m:r>
              <m:sSub>
                <m:sSubPr>
                  <m:ctrlPr>
                    <w:rPr>
                      <w:rFonts w:ascii="Cambria Math" w:eastAsiaTheme="minorEastAsia" w:hAnsi="Cambria Math"/>
                      <w:i/>
                      <w:lang w:val="en-US"/>
                    </w:rPr>
                  </m:ctrlPr>
                </m:sSubPr>
                <m:e>
                  <m:r>
                    <m:rPr>
                      <m:sty m:val="p"/>
                    </m:rPr>
                    <w:rPr>
                      <w:rFonts w:ascii="Cambria Math" w:eastAsiaTheme="minorEastAsia" w:hAnsi="Cambria Math"/>
                      <w:lang w:val="en-US"/>
                    </w:rPr>
                    <m:t>ω</m:t>
                  </m:r>
                  <m:ctrlPr>
                    <w:rPr>
                      <w:rFonts w:ascii="Cambria Math" w:eastAsiaTheme="minorEastAsia" w:hAnsi="Cambria Math"/>
                      <w:lang w:val="en-US"/>
                    </w:rPr>
                  </m:ctrlPr>
                </m:e>
                <m:sub>
                  <m:r>
                    <w:rPr>
                      <w:rFonts w:ascii="Cambria Math" w:eastAsiaTheme="minorEastAsia" w:hAnsi="Cambria Math"/>
                      <w:lang w:val="en-US"/>
                    </w:rPr>
                    <m:t>cp1</m:t>
                  </m:r>
                </m:sub>
              </m:sSub>
              <m:d>
                <m:dPr>
                  <m:ctrlPr>
                    <w:rPr>
                      <w:rFonts w:ascii="Cambria Math" w:eastAsiaTheme="minorEastAsia" w:hAnsi="Cambria Math"/>
                      <w:i/>
                      <w:lang w:val="en-US"/>
                    </w:rPr>
                  </m:ctrlPr>
                </m:dPr>
                <m:e>
                  <m:r>
                    <w:rPr>
                      <w:rFonts w:ascii="Cambria Math" w:eastAsiaTheme="minorEastAsia" w:hAnsi="Cambria Math"/>
                      <w:lang w:val="en-US"/>
                    </w:rPr>
                    <m:t>2+</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s</m:t>
                      </m:r>
                    </m:sub>
                  </m:sSub>
                  <m:r>
                    <w:rPr>
                      <w:rFonts w:ascii="Cambria Math" w:eastAsiaTheme="minorEastAsia" w:hAnsi="Cambria Math"/>
                      <w:lang w:val="en-US"/>
                    </w:rPr>
                    <m:t>∙</m:t>
                  </m:r>
                  <m:sSub>
                    <m:sSubPr>
                      <m:ctrlPr>
                        <w:rPr>
                          <w:rFonts w:ascii="Cambria Math" w:eastAsiaTheme="minorEastAsia" w:hAnsi="Cambria Math"/>
                          <w:i/>
                          <w:lang w:val="en-US"/>
                        </w:rPr>
                      </m:ctrlPr>
                    </m:sSubPr>
                    <m:e>
                      <m:r>
                        <m:rPr>
                          <m:sty m:val="p"/>
                        </m:rPr>
                        <w:rPr>
                          <w:rFonts w:ascii="Cambria Math" w:eastAsiaTheme="minorEastAsia" w:hAnsi="Cambria Math"/>
                          <w:lang w:val="en-US"/>
                        </w:rPr>
                        <m:t>ω</m:t>
                      </m:r>
                      <m:ctrlPr>
                        <w:rPr>
                          <w:rFonts w:ascii="Cambria Math" w:eastAsiaTheme="minorEastAsia" w:hAnsi="Cambria Math"/>
                          <w:lang w:val="en-US"/>
                        </w:rPr>
                      </m:ctrlPr>
                    </m:e>
                    <m:sub>
                      <m:r>
                        <w:rPr>
                          <w:rFonts w:ascii="Cambria Math" w:eastAsiaTheme="minorEastAsia" w:hAnsi="Cambria Math"/>
                          <w:lang w:val="en-US"/>
                        </w:rPr>
                        <m:t>cz1</m:t>
                      </m:r>
                    </m:sub>
                  </m:sSub>
                </m:e>
              </m:d>
              <m:ctrlPr>
                <w:rPr>
                  <w:rFonts w:ascii="Cambria Math" w:eastAsiaTheme="minorEastAsia" w:hAnsi="Cambria Math"/>
                  <w:i/>
                  <w:lang w:val="en-US"/>
                </w:rPr>
              </m:ctrlPr>
            </m:num>
            <m:den>
              <m:r>
                <w:rPr>
                  <w:rFonts w:ascii="Cambria Math" w:eastAsiaTheme="minorEastAsia" w:hAnsi="Cambria Math"/>
                  <w:lang w:val="en-US"/>
                </w:rPr>
                <m:t>2∙</m:t>
              </m:r>
              <m:d>
                <m:dPr>
                  <m:ctrlPr>
                    <w:rPr>
                      <w:rFonts w:ascii="Cambria Math" w:eastAsiaTheme="minorEastAsia" w:hAnsi="Cambria Math"/>
                      <w:i/>
                      <w:lang w:val="en-US"/>
                    </w:rPr>
                  </m:ctrlPr>
                </m:dPr>
                <m:e>
                  <m:r>
                    <w:rPr>
                      <w:rFonts w:ascii="Cambria Math" w:eastAsiaTheme="minorEastAsia" w:hAnsi="Cambria Math"/>
                      <w:lang w:val="en-US"/>
                    </w:rPr>
                    <m:t>2+</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s</m:t>
                      </m:r>
                    </m:sub>
                  </m:sSub>
                  <m:r>
                    <w:rPr>
                      <w:rFonts w:ascii="Cambria Math" w:eastAsiaTheme="minorEastAsia" w:hAnsi="Cambria Math"/>
                      <w:lang w:val="en-US"/>
                    </w:rPr>
                    <m:t>∙</m:t>
                  </m:r>
                  <m:sSub>
                    <m:sSubPr>
                      <m:ctrlPr>
                        <w:rPr>
                          <w:rFonts w:ascii="Cambria Math" w:eastAsiaTheme="minorEastAsia" w:hAnsi="Cambria Math"/>
                          <w:i/>
                          <w:lang w:val="en-US"/>
                        </w:rPr>
                      </m:ctrlPr>
                    </m:sSubPr>
                    <m:e>
                      <m:r>
                        <m:rPr>
                          <m:sty m:val="p"/>
                        </m:rPr>
                        <w:rPr>
                          <w:rFonts w:ascii="Cambria Math" w:eastAsiaTheme="minorEastAsia" w:hAnsi="Cambria Math"/>
                          <w:lang w:val="en-US"/>
                        </w:rPr>
                        <m:t>ω</m:t>
                      </m:r>
                      <m:ctrlPr>
                        <w:rPr>
                          <w:rFonts w:ascii="Cambria Math" w:eastAsiaTheme="minorEastAsia" w:hAnsi="Cambria Math"/>
                          <w:lang w:val="en-US"/>
                        </w:rPr>
                      </m:ctrlPr>
                    </m:e>
                    <m:sub>
                      <m:r>
                        <w:rPr>
                          <w:rFonts w:ascii="Cambria Math" w:eastAsiaTheme="minorEastAsia" w:hAnsi="Cambria Math"/>
                          <w:lang w:val="en-US"/>
                        </w:rPr>
                        <m:t>cp1</m:t>
                      </m:r>
                    </m:sub>
                  </m:sSub>
                </m:e>
              </m:d>
              <m:sSub>
                <m:sSubPr>
                  <m:ctrlPr>
                    <w:rPr>
                      <w:rFonts w:ascii="Cambria Math" w:eastAsiaTheme="minorEastAsia" w:hAnsi="Cambria Math"/>
                      <w:i/>
                      <w:lang w:val="en-US"/>
                    </w:rPr>
                  </m:ctrlPr>
                </m:sSubPr>
                <m:e>
                  <m:r>
                    <m:rPr>
                      <m:sty m:val="p"/>
                    </m:rPr>
                    <w:rPr>
                      <w:rFonts w:ascii="Cambria Math" w:eastAsiaTheme="minorEastAsia" w:hAnsi="Cambria Math"/>
                      <w:lang w:val="en-US"/>
                    </w:rPr>
                    <m:t>∙ω</m:t>
                  </m:r>
                  <m:ctrlPr>
                    <w:rPr>
                      <w:rFonts w:ascii="Cambria Math" w:eastAsiaTheme="minorEastAsia" w:hAnsi="Cambria Math"/>
                      <w:lang w:val="en-US"/>
                    </w:rPr>
                  </m:ctrlPr>
                </m:e>
                <m:sub>
                  <m:r>
                    <w:rPr>
                      <w:rFonts w:ascii="Cambria Math" w:eastAsiaTheme="minorEastAsia" w:hAnsi="Cambria Math"/>
                      <w:lang w:val="en-US"/>
                    </w:rPr>
                    <m:t>cz1</m:t>
                  </m:r>
                </m:sub>
              </m:sSub>
              <m:ctrlPr>
                <w:rPr>
                  <w:rFonts w:ascii="Cambria Math" w:eastAsiaTheme="minorEastAsia" w:hAnsi="Cambria Math"/>
                  <w:i/>
                  <w:lang w:val="en-US"/>
                </w:rPr>
              </m:ctrlPr>
            </m:den>
          </m:f>
        </m:oMath>
      </m:oMathPara>
    </w:p>
    <w:p w14:paraId="15EBA6C6" w14:textId="77777777" w:rsidR="00615DDE" w:rsidRPr="00B235E7" w:rsidRDefault="00615DDE" w:rsidP="00615DDE">
      <w:pPr>
        <w:ind w:firstLine="0"/>
        <w:rPr>
          <w:rFonts w:ascii="Cambria Math" w:eastAsiaTheme="minorEastAsia" w:hAnsi="Cambria Math"/>
          <w:lang w:val="en-US"/>
          <w:oMath/>
        </w:rPr>
      </w:pPr>
      <m:oMathPara>
        <m:oMathParaPr>
          <m:jc m:val="left"/>
        </m:oMathParaPr>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1</m:t>
              </m:r>
            </m:sub>
          </m:sSub>
          <m:r>
            <w:rPr>
              <w:rFonts w:ascii="Cambria Math" w:eastAsiaTheme="minorEastAsia" w:hAnsi="Cambria Math"/>
              <w:lang w:val="en-US"/>
            </w:rPr>
            <m:t>=</m:t>
          </m:r>
          <m:f>
            <m:fPr>
              <m:ctrlPr>
                <w:rPr>
                  <w:rFonts w:ascii="Cambria Math" w:eastAsiaTheme="minorEastAsia" w:hAnsi="Cambria Math"/>
                  <w:lang w:val="en-US"/>
                </w:rPr>
              </m:ctrlPr>
            </m:fPr>
            <m:num>
              <m:sSup>
                <m:sSupPr>
                  <m:ctrlPr>
                    <w:rPr>
                      <w:rFonts w:ascii="Cambria Math" w:eastAsiaTheme="minorEastAsia" w:hAnsi="Cambria Math"/>
                      <w:i/>
                      <w:lang w:val="en-US"/>
                    </w:rPr>
                  </m:ctrlPr>
                </m:sSupPr>
                <m:e>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s</m:t>
                      </m:r>
                    </m:sub>
                  </m:sSub>
                </m:e>
                <m:sup>
                  <m:r>
                    <w:rPr>
                      <w:rFonts w:ascii="Cambria Math" w:eastAsiaTheme="minorEastAsia" w:hAnsi="Cambria Math"/>
                      <w:lang w:val="en-US"/>
                    </w:rPr>
                    <m:t>2</m:t>
                  </m:r>
                </m:sup>
              </m:sSup>
              <m:r>
                <w:rPr>
                  <w:rFonts w:ascii="Cambria Math" w:eastAsiaTheme="minorEastAsia" w:hAnsi="Cambria Math"/>
                  <w:lang w:val="en-US"/>
                </w:rPr>
                <m:t>∙</m:t>
              </m:r>
              <m:sSub>
                <m:sSubPr>
                  <m:ctrlPr>
                    <w:rPr>
                      <w:rFonts w:ascii="Cambria Math" w:eastAsiaTheme="minorEastAsia" w:hAnsi="Cambria Math"/>
                      <w:i/>
                      <w:lang w:val="en-US"/>
                    </w:rPr>
                  </m:ctrlPr>
                </m:sSubPr>
                <m:e>
                  <m:r>
                    <m:rPr>
                      <m:sty m:val="p"/>
                    </m:rPr>
                    <w:rPr>
                      <w:rFonts w:ascii="Cambria Math" w:eastAsiaTheme="minorEastAsia" w:hAnsi="Cambria Math"/>
                      <w:lang w:val="en-US"/>
                    </w:rPr>
                    <m:t>ω</m:t>
                  </m:r>
                  <m:ctrlPr>
                    <w:rPr>
                      <w:rFonts w:ascii="Cambria Math" w:eastAsiaTheme="minorEastAsia" w:hAnsi="Cambria Math"/>
                      <w:lang w:val="en-US"/>
                    </w:rPr>
                  </m:ctrlPr>
                </m:e>
                <m:sub>
                  <m:r>
                    <w:rPr>
                      <w:rFonts w:ascii="Cambria Math" w:eastAsiaTheme="minorEastAsia" w:hAnsi="Cambria Math"/>
                      <w:lang w:val="en-US"/>
                    </w:rPr>
                    <m:t>cp0∙</m:t>
                  </m:r>
                </m:sub>
              </m:sSub>
              <m:sSub>
                <m:sSubPr>
                  <m:ctrlPr>
                    <w:rPr>
                      <w:rFonts w:ascii="Cambria Math" w:eastAsiaTheme="minorEastAsia" w:hAnsi="Cambria Math"/>
                      <w:i/>
                      <w:lang w:val="en-US"/>
                    </w:rPr>
                  </m:ctrlPr>
                </m:sSubPr>
                <m:e>
                  <m:r>
                    <m:rPr>
                      <m:sty m:val="p"/>
                    </m:rPr>
                    <w:rPr>
                      <w:rFonts w:ascii="Cambria Math" w:eastAsiaTheme="minorEastAsia" w:hAnsi="Cambria Math"/>
                      <w:lang w:val="en-US"/>
                    </w:rPr>
                    <m:t>ω</m:t>
                  </m:r>
                  <m:ctrlPr>
                    <w:rPr>
                      <w:rFonts w:ascii="Cambria Math" w:eastAsiaTheme="minorEastAsia" w:hAnsi="Cambria Math"/>
                      <w:lang w:val="en-US"/>
                    </w:rPr>
                  </m:ctrlPr>
                </m:e>
                <m:sub>
                  <m:r>
                    <w:rPr>
                      <w:rFonts w:ascii="Cambria Math" w:eastAsiaTheme="minorEastAsia" w:hAnsi="Cambria Math"/>
                      <w:lang w:val="en-US"/>
                    </w:rPr>
                    <m:t>cp1</m:t>
                  </m:r>
                </m:sub>
              </m:sSub>
              <m:ctrlPr>
                <w:rPr>
                  <w:rFonts w:ascii="Cambria Math" w:eastAsiaTheme="minorEastAsia" w:hAnsi="Cambria Math"/>
                  <w:i/>
                  <w:lang w:val="en-US"/>
                </w:rPr>
              </m:ctrlPr>
            </m:num>
            <m:den>
              <m:d>
                <m:dPr>
                  <m:ctrlPr>
                    <w:rPr>
                      <w:rFonts w:ascii="Cambria Math" w:eastAsiaTheme="minorEastAsia" w:hAnsi="Cambria Math"/>
                      <w:i/>
                      <w:lang w:val="en-US"/>
                    </w:rPr>
                  </m:ctrlPr>
                </m:dPr>
                <m:e>
                  <m:r>
                    <w:rPr>
                      <w:rFonts w:ascii="Cambria Math" w:eastAsiaTheme="minorEastAsia" w:hAnsi="Cambria Math"/>
                      <w:lang w:val="en-US"/>
                    </w:rPr>
                    <m:t>2+</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s</m:t>
                      </m:r>
                    </m:sub>
                  </m:sSub>
                  <m:r>
                    <w:rPr>
                      <w:rFonts w:ascii="Cambria Math" w:eastAsiaTheme="minorEastAsia" w:hAnsi="Cambria Math"/>
                      <w:lang w:val="en-US"/>
                    </w:rPr>
                    <m:t>∙</m:t>
                  </m:r>
                  <m:sSub>
                    <m:sSubPr>
                      <m:ctrlPr>
                        <w:rPr>
                          <w:rFonts w:ascii="Cambria Math" w:eastAsiaTheme="minorEastAsia" w:hAnsi="Cambria Math"/>
                          <w:i/>
                          <w:lang w:val="en-US"/>
                        </w:rPr>
                      </m:ctrlPr>
                    </m:sSubPr>
                    <m:e>
                      <m:r>
                        <m:rPr>
                          <m:sty m:val="p"/>
                        </m:rPr>
                        <w:rPr>
                          <w:rFonts w:ascii="Cambria Math" w:eastAsiaTheme="minorEastAsia" w:hAnsi="Cambria Math"/>
                          <w:lang w:val="en-US"/>
                        </w:rPr>
                        <m:t>ω</m:t>
                      </m:r>
                      <m:ctrlPr>
                        <w:rPr>
                          <w:rFonts w:ascii="Cambria Math" w:eastAsiaTheme="minorEastAsia" w:hAnsi="Cambria Math"/>
                          <w:lang w:val="en-US"/>
                        </w:rPr>
                      </m:ctrlPr>
                    </m:e>
                    <m:sub>
                      <m:r>
                        <w:rPr>
                          <w:rFonts w:ascii="Cambria Math" w:eastAsiaTheme="minorEastAsia" w:hAnsi="Cambria Math"/>
                          <w:lang w:val="en-US"/>
                        </w:rPr>
                        <m:t>cp1</m:t>
                      </m:r>
                    </m:sub>
                  </m:sSub>
                </m:e>
              </m:d>
              <m:ctrlPr>
                <w:rPr>
                  <w:rFonts w:ascii="Cambria Math" w:eastAsiaTheme="minorEastAsia" w:hAnsi="Cambria Math"/>
                  <w:i/>
                  <w:lang w:val="en-US"/>
                </w:rPr>
              </m:ctrlPr>
            </m:den>
          </m:f>
        </m:oMath>
      </m:oMathPara>
    </w:p>
    <w:p w14:paraId="0C69C53C" w14:textId="77777777" w:rsidR="00615DDE" w:rsidRPr="00B235E7" w:rsidRDefault="00615DDE" w:rsidP="00615DDE">
      <w:pPr>
        <w:ind w:firstLine="0"/>
        <w:rPr>
          <w:rFonts w:ascii="Cambria Math" w:eastAsiaTheme="minorEastAsia" w:hAnsi="Cambria Math"/>
          <w:lang w:val="en-US"/>
          <w:oMath/>
        </w:rPr>
      </w:pPr>
      <m:oMathPara>
        <m:oMathParaPr>
          <m:jc m:val="left"/>
        </m:oMathParaPr>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2</m:t>
              </m:r>
            </m:sub>
          </m:sSub>
          <m:r>
            <w:rPr>
              <w:rFonts w:ascii="Cambria Math" w:eastAsiaTheme="minorEastAsia" w:hAnsi="Cambria Math"/>
              <w:lang w:val="en-US"/>
            </w:rPr>
            <m:t>=</m:t>
          </m:r>
          <m:f>
            <m:fPr>
              <m:ctrlPr>
                <w:rPr>
                  <w:rFonts w:ascii="Cambria Math" w:eastAsiaTheme="minorEastAsia" w:hAnsi="Cambria Math"/>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s</m:t>
                  </m:r>
                </m:sub>
              </m:sSub>
              <m:r>
                <w:rPr>
                  <w:rFonts w:ascii="Cambria Math" w:eastAsiaTheme="minorEastAsia" w:hAnsi="Cambria Math"/>
                  <w:lang w:val="en-US"/>
                </w:rPr>
                <m:t>∙</m:t>
              </m:r>
              <m:sSub>
                <m:sSubPr>
                  <m:ctrlPr>
                    <w:rPr>
                      <w:rFonts w:ascii="Cambria Math" w:eastAsiaTheme="minorEastAsia" w:hAnsi="Cambria Math"/>
                      <w:i/>
                      <w:lang w:val="en-US"/>
                    </w:rPr>
                  </m:ctrlPr>
                </m:sSubPr>
                <m:e>
                  <m:r>
                    <m:rPr>
                      <m:sty m:val="p"/>
                    </m:rPr>
                    <w:rPr>
                      <w:rFonts w:ascii="Cambria Math" w:eastAsiaTheme="minorEastAsia" w:hAnsi="Cambria Math"/>
                      <w:lang w:val="en-US"/>
                    </w:rPr>
                    <m:t>ω</m:t>
                  </m:r>
                  <m:ctrlPr>
                    <w:rPr>
                      <w:rFonts w:ascii="Cambria Math" w:eastAsiaTheme="minorEastAsia" w:hAnsi="Cambria Math"/>
                      <w:lang w:val="en-US"/>
                    </w:rPr>
                  </m:ctrlPr>
                </m:e>
                <m:sub>
                  <m:r>
                    <w:rPr>
                      <w:rFonts w:ascii="Cambria Math" w:eastAsiaTheme="minorEastAsia" w:hAnsi="Cambria Math"/>
                      <w:lang w:val="en-US"/>
                    </w:rPr>
                    <m:t>cp0</m:t>
                  </m:r>
                </m:sub>
              </m:sSub>
              <m:r>
                <w:rPr>
                  <w:rFonts w:ascii="Cambria Math" w:eastAsiaTheme="minorEastAsia" w:hAnsi="Cambria Math"/>
                  <w:lang w:val="en-US"/>
                </w:rPr>
                <m:t>∙</m:t>
              </m:r>
              <m:sSub>
                <m:sSubPr>
                  <m:ctrlPr>
                    <w:rPr>
                      <w:rFonts w:ascii="Cambria Math" w:eastAsiaTheme="minorEastAsia" w:hAnsi="Cambria Math"/>
                      <w:i/>
                      <w:lang w:val="en-US"/>
                    </w:rPr>
                  </m:ctrlPr>
                </m:sSubPr>
                <m:e>
                  <m:r>
                    <m:rPr>
                      <m:sty m:val="p"/>
                    </m:rPr>
                    <w:rPr>
                      <w:rFonts w:ascii="Cambria Math" w:eastAsiaTheme="minorEastAsia" w:hAnsi="Cambria Math"/>
                      <w:lang w:val="en-US"/>
                    </w:rPr>
                    <m:t>ω</m:t>
                  </m:r>
                  <m:ctrlPr>
                    <w:rPr>
                      <w:rFonts w:ascii="Cambria Math" w:eastAsiaTheme="minorEastAsia" w:hAnsi="Cambria Math"/>
                      <w:lang w:val="en-US"/>
                    </w:rPr>
                  </m:ctrlPr>
                </m:e>
                <m:sub>
                  <m:r>
                    <w:rPr>
                      <w:rFonts w:ascii="Cambria Math" w:eastAsiaTheme="minorEastAsia" w:hAnsi="Cambria Math"/>
                      <w:lang w:val="en-US"/>
                    </w:rPr>
                    <m:t>cp1∙</m:t>
                  </m:r>
                </m:sub>
              </m:sSub>
              <m:d>
                <m:dPr>
                  <m:ctrlPr>
                    <w:rPr>
                      <w:rFonts w:ascii="Cambria Math" w:eastAsiaTheme="minorEastAsia" w:hAnsi="Cambria Math"/>
                      <w:i/>
                      <w:lang w:val="en-US"/>
                    </w:rPr>
                  </m:ctrlPr>
                </m:dPr>
                <m:e>
                  <m:r>
                    <w:rPr>
                      <w:rFonts w:ascii="Cambria Math" w:eastAsiaTheme="minorEastAsia" w:hAnsi="Cambria Math"/>
                      <w:lang w:val="en-US"/>
                    </w:rPr>
                    <m:t>-2+</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s</m:t>
                      </m:r>
                    </m:sub>
                  </m:sSub>
                  <m:r>
                    <w:rPr>
                      <w:rFonts w:ascii="Cambria Math" w:eastAsiaTheme="minorEastAsia" w:hAnsi="Cambria Math"/>
                      <w:lang w:val="en-US"/>
                    </w:rPr>
                    <m:t>∙</m:t>
                  </m:r>
                  <m:sSub>
                    <m:sSubPr>
                      <m:ctrlPr>
                        <w:rPr>
                          <w:rFonts w:ascii="Cambria Math" w:eastAsiaTheme="minorEastAsia" w:hAnsi="Cambria Math"/>
                          <w:i/>
                          <w:lang w:val="en-US"/>
                        </w:rPr>
                      </m:ctrlPr>
                    </m:sSubPr>
                    <m:e>
                      <m:r>
                        <m:rPr>
                          <m:sty m:val="p"/>
                        </m:rPr>
                        <w:rPr>
                          <w:rFonts w:ascii="Cambria Math" w:eastAsiaTheme="minorEastAsia" w:hAnsi="Cambria Math"/>
                          <w:lang w:val="en-US"/>
                        </w:rPr>
                        <m:t>ω</m:t>
                      </m:r>
                      <m:ctrlPr>
                        <w:rPr>
                          <w:rFonts w:ascii="Cambria Math" w:eastAsiaTheme="minorEastAsia" w:hAnsi="Cambria Math"/>
                          <w:lang w:val="en-US"/>
                        </w:rPr>
                      </m:ctrlPr>
                    </m:e>
                    <m:sub>
                      <m:r>
                        <w:rPr>
                          <w:rFonts w:ascii="Cambria Math" w:eastAsiaTheme="minorEastAsia" w:hAnsi="Cambria Math"/>
                          <w:lang w:val="en-US"/>
                        </w:rPr>
                        <m:t>cz1</m:t>
                      </m:r>
                    </m:sub>
                  </m:sSub>
                </m:e>
              </m:d>
              <m:ctrlPr>
                <w:rPr>
                  <w:rFonts w:ascii="Cambria Math" w:eastAsiaTheme="minorEastAsia" w:hAnsi="Cambria Math"/>
                  <w:i/>
                  <w:lang w:val="en-US"/>
                </w:rPr>
              </m:ctrlPr>
            </m:num>
            <m:den>
              <m:r>
                <w:rPr>
                  <w:rFonts w:ascii="Cambria Math" w:eastAsiaTheme="minorEastAsia" w:hAnsi="Cambria Math"/>
                  <w:lang w:val="en-US"/>
                </w:rPr>
                <m:t>2∙</m:t>
              </m:r>
              <m:d>
                <m:dPr>
                  <m:ctrlPr>
                    <w:rPr>
                      <w:rFonts w:ascii="Cambria Math" w:eastAsiaTheme="minorEastAsia" w:hAnsi="Cambria Math"/>
                      <w:i/>
                      <w:lang w:val="en-US"/>
                    </w:rPr>
                  </m:ctrlPr>
                </m:dPr>
                <m:e>
                  <m:r>
                    <w:rPr>
                      <w:rFonts w:ascii="Cambria Math" w:eastAsiaTheme="minorEastAsia" w:hAnsi="Cambria Math"/>
                      <w:lang w:val="en-US"/>
                    </w:rPr>
                    <m:t>2+</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s</m:t>
                      </m:r>
                    </m:sub>
                  </m:sSub>
                  <m:r>
                    <w:rPr>
                      <w:rFonts w:ascii="Cambria Math" w:eastAsiaTheme="minorEastAsia" w:hAnsi="Cambria Math"/>
                      <w:lang w:val="en-US"/>
                    </w:rPr>
                    <m:t>∙</m:t>
                  </m:r>
                  <m:sSub>
                    <m:sSubPr>
                      <m:ctrlPr>
                        <w:rPr>
                          <w:rFonts w:ascii="Cambria Math" w:eastAsiaTheme="minorEastAsia" w:hAnsi="Cambria Math"/>
                          <w:i/>
                          <w:lang w:val="en-US"/>
                        </w:rPr>
                      </m:ctrlPr>
                    </m:sSubPr>
                    <m:e>
                      <m:r>
                        <m:rPr>
                          <m:sty m:val="p"/>
                        </m:rPr>
                        <w:rPr>
                          <w:rFonts w:ascii="Cambria Math" w:eastAsiaTheme="minorEastAsia" w:hAnsi="Cambria Math"/>
                          <w:lang w:val="en-US"/>
                        </w:rPr>
                        <m:t>ω</m:t>
                      </m:r>
                      <m:ctrlPr>
                        <w:rPr>
                          <w:rFonts w:ascii="Cambria Math" w:eastAsiaTheme="minorEastAsia" w:hAnsi="Cambria Math"/>
                          <w:lang w:val="en-US"/>
                        </w:rPr>
                      </m:ctrlPr>
                    </m:e>
                    <m:sub>
                      <m:r>
                        <w:rPr>
                          <w:rFonts w:ascii="Cambria Math" w:eastAsiaTheme="minorEastAsia" w:hAnsi="Cambria Math"/>
                          <w:lang w:val="en-US"/>
                        </w:rPr>
                        <m:t>cp1</m:t>
                      </m:r>
                    </m:sub>
                  </m:sSub>
                </m:e>
              </m:d>
              <m:r>
                <w:rPr>
                  <w:rFonts w:ascii="Cambria Math" w:eastAsiaTheme="minorEastAsia" w:hAnsi="Cambria Math"/>
                  <w:lang w:val="en-US"/>
                </w:rPr>
                <m:t>∙</m:t>
              </m:r>
              <m:sSub>
                <m:sSubPr>
                  <m:ctrlPr>
                    <w:rPr>
                      <w:rFonts w:ascii="Cambria Math" w:eastAsiaTheme="minorEastAsia" w:hAnsi="Cambria Math"/>
                      <w:i/>
                      <w:lang w:val="en-US"/>
                    </w:rPr>
                  </m:ctrlPr>
                </m:sSubPr>
                <m:e>
                  <m:r>
                    <m:rPr>
                      <m:sty m:val="p"/>
                    </m:rPr>
                    <w:rPr>
                      <w:rFonts w:ascii="Cambria Math" w:eastAsiaTheme="minorEastAsia" w:hAnsi="Cambria Math"/>
                      <w:lang w:val="en-US"/>
                    </w:rPr>
                    <m:t>ω</m:t>
                  </m:r>
                  <m:ctrlPr>
                    <w:rPr>
                      <w:rFonts w:ascii="Cambria Math" w:eastAsiaTheme="minorEastAsia" w:hAnsi="Cambria Math"/>
                      <w:lang w:val="en-US"/>
                    </w:rPr>
                  </m:ctrlPr>
                </m:e>
                <m:sub>
                  <m:r>
                    <w:rPr>
                      <w:rFonts w:ascii="Cambria Math" w:eastAsiaTheme="minorEastAsia" w:hAnsi="Cambria Math"/>
                      <w:lang w:val="en-US"/>
                    </w:rPr>
                    <m:t>cz1</m:t>
                  </m:r>
                </m:sub>
              </m:sSub>
              <m:ctrlPr>
                <w:rPr>
                  <w:rFonts w:ascii="Cambria Math" w:eastAsiaTheme="minorEastAsia" w:hAnsi="Cambria Math"/>
                  <w:i/>
                  <w:lang w:val="en-US"/>
                </w:rPr>
              </m:ctrlPr>
            </m:den>
          </m:f>
        </m:oMath>
      </m:oMathPara>
    </w:p>
    <w:p w14:paraId="50C05754" w14:textId="77777777" w:rsidR="00615DDE" w:rsidRPr="00B235E7" w:rsidRDefault="00615DDE" w:rsidP="00615DDE">
      <w:pPr>
        <w:ind w:firstLine="0"/>
        <w:rPr>
          <w:rFonts w:ascii="Cambria Math" w:eastAsiaTheme="minorEastAsia" w:hAnsi="Cambria Math"/>
          <w:lang w:val="en-US"/>
          <w:oMath/>
        </w:rPr>
      </w:pPr>
      <m:oMathPara>
        <m:oMathParaPr>
          <m:jc m:val="left"/>
        </m:oMathParaP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1</m:t>
              </m:r>
            </m:sub>
          </m:sSub>
          <m:r>
            <w:rPr>
              <w:rFonts w:ascii="Cambria Math" w:eastAsiaTheme="minorEastAsia" w:hAnsi="Cambria Math"/>
              <w:lang w:val="en-US"/>
            </w:rPr>
            <m:t>=</m:t>
          </m:r>
          <m:f>
            <m:fPr>
              <m:ctrlPr>
                <w:rPr>
                  <w:rFonts w:ascii="Cambria Math" w:eastAsiaTheme="minorEastAsia" w:hAnsi="Cambria Math"/>
                  <w:lang w:val="en-US"/>
                </w:rPr>
              </m:ctrlPr>
            </m:fPr>
            <m:num>
              <m:r>
                <w:rPr>
                  <w:rFonts w:ascii="Cambria Math" w:eastAsiaTheme="minorEastAsia" w:hAnsi="Cambria Math"/>
                  <w:lang w:val="en-US"/>
                </w:rPr>
                <m:t>4</m:t>
              </m:r>
              <m:ctrlPr>
                <w:rPr>
                  <w:rFonts w:ascii="Cambria Math" w:eastAsiaTheme="minorEastAsia" w:hAnsi="Cambria Math"/>
                  <w:i/>
                  <w:lang w:val="en-US"/>
                </w:rPr>
              </m:ctrlPr>
            </m:num>
            <m:den>
              <m:d>
                <m:dPr>
                  <m:ctrlPr>
                    <w:rPr>
                      <w:rFonts w:ascii="Cambria Math" w:eastAsiaTheme="minorEastAsia" w:hAnsi="Cambria Math"/>
                      <w:i/>
                      <w:lang w:val="en-US"/>
                    </w:rPr>
                  </m:ctrlPr>
                </m:dPr>
                <m:e>
                  <m:r>
                    <w:rPr>
                      <w:rFonts w:ascii="Cambria Math" w:eastAsiaTheme="minorEastAsia" w:hAnsi="Cambria Math"/>
                      <w:lang w:val="en-US"/>
                    </w:rPr>
                    <m:t>2+</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s</m:t>
                      </m:r>
                    </m:sub>
                  </m:sSub>
                  <m:r>
                    <w:rPr>
                      <w:rFonts w:ascii="Cambria Math" w:eastAsiaTheme="minorEastAsia" w:hAnsi="Cambria Math"/>
                      <w:lang w:val="en-US"/>
                    </w:rPr>
                    <m:t>∙</m:t>
                  </m:r>
                  <m:sSub>
                    <m:sSubPr>
                      <m:ctrlPr>
                        <w:rPr>
                          <w:rFonts w:ascii="Cambria Math" w:eastAsiaTheme="minorEastAsia" w:hAnsi="Cambria Math"/>
                          <w:i/>
                          <w:lang w:val="en-US"/>
                        </w:rPr>
                      </m:ctrlPr>
                    </m:sSubPr>
                    <m:e>
                      <m:r>
                        <m:rPr>
                          <m:sty m:val="p"/>
                        </m:rPr>
                        <w:rPr>
                          <w:rFonts w:ascii="Cambria Math" w:eastAsiaTheme="minorEastAsia" w:hAnsi="Cambria Math"/>
                          <w:lang w:val="en-US"/>
                        </w:rPr>
                        <m:t>ω</m:t>
                      </m:r>
                      <m:ctrlPr>
                        <w:rPr>
                          <w:rFonts w:ascii="Cambria Math" w:eastAsiaTheme="minorEastAsia" w:hAnsi="Cambria Math"/>
                          <w:lang w:val="en-US"/>
                        </w:rPr>
                      </m:ctrlPr>
                    </m:e>
                    <m:sub>
                      <m:r>
                        <w:rPr>
                          <w:rFonts w:ascii="Cambria Math" w:eastAsiaTheme="minorEastAsia" w:hAnsi="Cambria Math"/>
                          <w:lang w:val="en-US"/>
                        </w:rPr>
                        <m:t>cp1</m:t>
                      </m:r>
                    </m:sub>
                  </m:sSub>
                </m:e>
              </m:d>
              <m:ctrlPr>
                <w:rPr>
                  <w:rFonts w:ascii="Cambria Math" w:eastAsiaTheme="minorEastAsia" w:hAnsi="Cambria Math"/>
                  <w:i/>
                  <w:lang w:val="en-US"/>
                </w:rPr>
              </m:ctrlPr>
            </m:den>
          </m:f>
        </m:oMath>
      </m:oMathPara>
    </w:p>
    <w:p w14:paraId="7DE304C2" w14:textId="77777777" w:rsidR="00615DDE" w:rsidRPr="00EF3C54" w:rsidRDefault="00615DDE" w:rsidP="00615DDE">
      <w:pPr>
        <w:ind w:firstLine="0"/>
        <w:rPr>
          <w:rFonts w:eastAsiaTheme="minorEastAsia"/>
        </w:rPr>
      </w:pPr>
      <m:oMathPara>
        <m:oMathParaPr>
          <m:jc m:val="left"/>
        </m:oMathParaP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2</m:t>
              </m:r>
            </m:sub>
          </m:sSub>
          <m:r>
            <w:rPr>
              <w:rFonts w:ascii="Cambria Math" w:eastAsiaTheme="minorEastAsia" w:hAnsi="Cambria Math"/>
              <w:lang w:val="en-US"/>
            </w:rPr>
            <m:t>=</m:t>
          </m:r>
          <m:f>
            <m:fPr>
              <m:ctrlPr>
                <w:rPr>
                  <w:rFonts w:ascii="Cambria Math" w:eastAsiaTheme="minorEastAsia" w:hAnsi="Cambria Math"/>
                  <w:lang w:val="en-US"/>
                </w:rPr>
              </m:ctrlPr>
            </m:fPr>
            <m:num>
              <m:r>
                <w:rPr>
                  <w:rFonts w:ascii="Cambria Math" w:eastAsiaTheme="minorEastAsia" w:hAnsi="Cambria Math"/>
                  <w:lang w:val="en-US"/>
                </w:rPr>
                <m:t>-2+</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s</m:t>
                  </m:r>
                </m:sub>
              </m:sSub>
              <m:r>
                <w:rPr>
                  <w:rFonts w:ascii="Cambria Math" w:eastAsiaTheme="minorEastAsia" w:hAnsi="Cambria Math"/>
                  <w:lang w:val="en-US"/>
                </w:rPr>
                <m:t>∙</m:t>
              </m:r>
              <m:sSub>
                <m:sSubPr>
                  <m:ctrlPr>
                    <w:rPr>
                      <w:rFonts w:ascii="Cambria Math" w:eastAsiaTheme="minorEastAsia" w:hAnsi="Cambria Math"/>
                      <w:i/>
                      <w:lang w:val="en-US"/>
                    </w:rPr>
                  </m:ctrlPr>
                </m:sSubPr>
                <m:e>
                  <m:r>
                    <m:rPr>
                      <m:sty m:val="p"/>
                    </m:rPr>
                    <w:rPr>
                      <w:rFonts w:ascii="Cambria Math" w:eastAsiaTheme="minorEastAsia" w:hAnsi="Cambria Math"/>
                      <w:lang w:val="en-US"/>
                    </w:rPr>
                    <m:t>ω</m:t>
                  </m:r>
                  <m:ctrlPr>
                    <w:rPr>
                      <w:rFonts w:ascii="Cambria Math" w:eastAsiaTheme="minorEastAsia" w:hAnsi="Cambria Math"/>
                      <w:lang w:val="en-US"/>
                    </w:rPr>
                  </m:ctrlPr>
                </m:e>
                <m:sub>
                  <m:r>
                    <w:rPr>
                      <w:rFonts w:ascii="Cambria Math" w:eastAsiaTheme="minorEastAsia" w:hAnsi="Cambria Math"/>
                      <w:lang w:val="en-US"/>
                    </w:rPr>
                    <m:t>cp1</m:t>
                  </m:r>
                </m:sub>
              </m:sSub>
              <m:ctrlPr>
                <w:rPr>
                  <w:rFonts w:ascii="Cambria Math" w:eastAsiaTheme="minorEastAsia" w:hAnsi="Cambria Math"/>
                  <w:i/>
                  <w:lang w:val="en-US"/>
                </w:rPr>
              </m:ctrlPr>
            </m:num>
            <m:den>
              <m:d>
                <m:dPr>
                  <m:ctrlPr>
                    <w:rPr>
                      <w:rFonts w:ascii="Cambria Math" w:eastAsiaTheme="minorEastAsia" w:hAnsi="Cambria Math"/>
                      <w:i/>
                      <w:lang w:val="en-US"/>
                    </w:rPr>
                  </m:ctrlPr>
                </m:dPr>
                <m:e>
                  <m:r>
                    <w:rPr>
                      <w:rFonts w:ascii="Cambria Math" w:eastAsiaTheme="minorEastAsia" w:hAnsi="Cambria Math"/>
                      <w:lang w:val="en-US"/>
                    </w:rPr>
                    <m:t>2+</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s</m:t>
                      </m:r>
                    </m:sub>
                  </m:sSub>
                  <m:r>
                    <w:rPr>
                      <w:rFonts w:ascii="Cambria Math" w:eastAsiaTheme="minorEastAsia" w:hAnsi="Cambria Math"/>
                      <w:lang w:val="en-US"/>
                    </w:rPr>
                    <m:t>∙</m:t>
                  </m:r>
                  <m:sSub>
                    <m:sSubPr>
                      <m:ctrlPr>
                        <w:rPr>
                          <w:rFonts w:ascii="Cambria Math" w:eastAsiaTheme="minorEastAsia" w:hAnsi="Cambria Math"/>
                          <w:i/>
                          <w:lang w:val="en-US"/>
                        </w:rPr>
                      </m:ctrlPr>
                    </m:sSubPr>
                    <m:e>
                      <m:r>
                        <m:rPr>
                          <m:sty m:val="p"/>
                        </m:rPr>
                        <w:rPr>
                          <w:rFonts w:ascii="Cambria Math" w:eastAsiaTheme="minorEastAsia" w:hAnsi="Cambria Math"/>
                          <w:lang w:val="en-US"/>
                        </w:rPr>
                        <m:t>ω</m:t>
                      </m:r>
                      <m:ctrlPr>
                        <w:rPr>
                          <w:rFonts w:ascii="Cambria Math" w:eastAsiaTheme="minorEastAsia" w:hAnsi="Cambria Math"/>
                          <w:lang w:val="en-US"/>
                        </w:rPr>
                      </m:ctrlPr>
                    </m:e>
                    <m:sub>
                      <m:r>
                        <w:rPr>
                          <w:rFonts w:ascii="Cambria Math" w:eastAsiaTheme="minorEastAsia" w:hAnsi="Cambria Math"/>
                          <w:lang w:val="en-US"/>
                        </w:rPr>
                        <m:t>cp1</m:t>
                      </m:r>
                    </m:sub>
                  </m:sSub>
                </m:e>
              </m:d>
              <m:ctrlPr>
                <w:rPr>
                  <w:rFonts w:ascii="Cambria Math" w:eastAsiaTheme="minorEastAsia" w:hAnsi="Cambria Math"/>
                  <w:i/>
                  <w:lang w:val="en-US"/>
                </w:rPr>
              </m:ctrlPr>
            </m:den>
          </m:f>
        </m:oMath>
      </m:oMathPara>
    </w:p>
    <w:p w14:paraId="093A7F1D" w14:textId="77777777" w:rsidR="00615DDE" w:rsidRDefault="00615DDE" w:rsidP="00615DDE">
      <w:pPr>
        <w:ind w:firstLine="0"/>
        <w:rPr>
          <w:rFonts w:eastAsiaTheme="minorEastAsia"/>
        </w:rPr>
      </w:pPr>
      <w:r>
        <w:rPr>
          <w:rFonts w:eastAsiaTheme="minorEastAsia"/>
        </w:rPr>
        <w:t>Phương trình sai phân tuyến tính:</w:t>
      </w:r>
    </w:p>
    <w:p w14:paraId="242B4019" w14:textId="05A7B395" w:rsidR="00615DDE" w:rsidRDefault="00615DDE" w:rsidP="00615DDE">
      <w:pPr>
        <w:ind w:firstLine="0"/>
        <w:rPr>
          <w:rFonts w:eastAsiaTheme="minorEastAsia"/>
        </w:rPr>
      </w:pPr>
      <w:r>
        <w:rPr>
          <w:rFonts w:eastAsiaTheme="minorEastAsia"/>
        </w:rPr>
        <w:t xml:space="preserve">Ta nhân cả từ và mẫu với </w:t>
      </w:r>
      <m:oMath>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oMath>
    </w:p>
    <w:p w14:paraId="2A46BA47" w14:textId="0DA10A7D" w:rsidR="00615DDE" w:rsidRPr="006A7626" w:rsidRDefault="00615DDE" w:rsidP="00615DDE">
      <w:pPr>
        <w:ind w:firstLine="0"/>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II</m:t>
              </m:r>
            </m:sub>
          </m:sSub>
          <m:d>
            <m:dPr>
              <m:begChr m:val="["/>
              <m:endChr m:val="]"/>
              <m:ctrlPr>
                <w:rPr>
                  <w:rFonts w:ascii="Cambria Math" w:eastAsiaTheme="minorEastAsia" w:hAnsi="Cambria Math"/>
                  <w:i/>
                  <w:lang w:val="en-US"/>
                </w:rPr>
              </m:ctrlPr>
            </m:dPr>
            <m:e>
              <m:r>
                <w:rPr>
                  <w:rFonts w:ascii="Cambria Math" w:eastAsiaTheme="minorEastAsia" w:hAnsi="Cambria Math"/>
                  <w:lang w:val="en-US"/>
                </w:rPr>
                <m:t>z</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Y[</m:t>
              </m:r>
              <m:r>
                <w:rPr>
                  <w:rFonts w:ascii="Cambria Math" w:eastAsiaTheme="minorEastAsia" w:hAnsi="Cambria Math"/>
                </w:rPr>
                <m:t>z]</m:t>
              </m:r>
            </m:num>
            <m:den>
              <m:r>
                <w:rPr>
                  <w:rFonts w:ascii="Cambria Math" w:eastAsiaTheme="minorEastAsia" w:hAnsi="Cambria Math"/>
                  <w:lang w:val="en-US"/>
                </w:rPr>
                <m:t>X[</m:t>
              </m:r>
              <m:r>
                <w:rPr>
                  <w:rFonts w:ascii="Cambria Math" w:eastAsiaTheme="minorEastAsia" w:hAnsi="Cambria Math"/>
                </w:rPr>
                <m:t>z]</m:t>
              </m:r>
            </m:den>
          </m:f>
          <m:r>
            <w:rPr>
              <w:rFonts w:ascii="Cambria Math" w:eastAsiaTheme="minorEastAsia" w:hAnsi="Cambria Math"/>
              <w:lang w:val="en-US"/>
            </w:rPr>
            <m:t>=</m:t>
          </m:r>
          <m:f>
            <m:fPr>
              <m:ctrlPr>
                <w:rPr>
                  <w:rFonts w:ascii="Cambria Math" w:eastAsiaTheme="minorEastAsia" w:hAnsi="Cambria Math"/>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2</m:t>
                  </m:r>
                </m:sub>
              </m:sSub>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z</m:t>
                  </m:r>
                </m:e>
                <m:sup>
                  <m:r>
                    <w:rPr>
                      <w:rFonts w:ascii="Cambria Math" w:eastAsiaTheme="minorEastAsia" w:hAnsi="Cambria Math"/>
                      <w:lang w:val="en-US"/>
                    </w:rPr>
                    <m:t>-2</m:t>
                  </m:r>
                </m:sup>
              </m:s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1</m:t>
                  </m:r>
                </m:sub>
              </m:sSub>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z</m:t>
                  </m:r>
                </m:e>
                <m:sup>
                  <m:r>
                    <w:rPr>
                      <w:rFonts w:ascii="Cambria Math" w:eastAsiaTheme="minorEastAsia" w:hAnsi="Cambria Math"/>
                      <w:lang w:val="en-US"/>
                    </w:rPr>
                    <m:t>-</m:t>
                  </m:r>
                  <m:r>
                    <w:rPr>
                      <w:rFonts w:ascii="Cambria Math" w:eastAsiaTheme="minorEastAsia" w:hAnsi="Cambria Math"/>
                    </w:rPr>
                    <m:t>1</m:t>
                  </m:r>
                </m:sup>
              </m:s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m:t>
                  </m:r>
                </m:sub>
              </m:sSub>
              <m:ctrlPr>
                <w:rPr>
                  <w:rFonts w:ascii="Cambria Math" w:eastAsiaTheme="minorEastAsia" w:hAnsi="Cambria Math"/>
                  <w:i/>
                  <w:lang w:val="en-US"/>
                </w:rPr>
              </m:ctrlPr>
            </m:num>
            <m:den>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2</m:t>
                  </m:r>
                </m:sub>
              </m:sSub>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z</m:t>
                  </m:r>
                </m:e>
                <m:sup>
                  <m:r>
                    <w:rPr>
                      <w:rFonts w:ascii="Cambria Math" w:eastAsiaTheme="minorEastAsia" w:hAnsi="Cambria Math"/>
                      <w:lang w:val="en-US"/>
                    </w:rPr>
                    <m:t>-</m:t>
                  </m:r>
                  <m:r>
                    <w:rPr>
                      <w:rFonts w:ascii="Cambria Math" w:eastAsiaTheme="minorEastAsia" w:hAnsi="Cambria Math"/>
                    </w:rPr>
                    <m:t>2</m:t>
                  </m:r>
                </m:sup>
              </m:s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1</m:t>
                  </m:r>
                </m:sub>
              </m:sSub>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z</m:t>
                  </m:r>
                </m:e>
                <m:sup>
                  <m:r>
                    <w:rPr>
                      <w:rFonts w:ascii="Cambria Math" w:eastAsiaTheme="minorEastAsia" w:hAnsi="Cambria Math"/>
                      <w:lang w:val="en-US"/>
                    </w:rPr>
                    <m:t>-</m:t>
                  </m:r>
                  <m:r>
                    <w:rPr>
                      <w:rFonts w:ascii="Cambria Math" w:eastAsiaTheme="minorEastAsia" w:hAnsi="Cambria Math"/>
                    </w:rPr>
                    <m:t>1</m:t>
                  </m:r>
                </m:sup>
              </m:sSup>
              <m:r>
                <w:rPr>
                  <w:rFonts w:ascii="Cambria Math" w:eastAsiaTheme="minorEastAsia" w:hAnsi="Cambria Math"/>
                  <w:lang w:val="en-US"/>
                </w:rPr>
                <m:t>+1</m:t>
              </m:r>
              <m:ctrlPr>
                <w:rPr>
                  <w:rFonts w:ascii="Cambria Math" w:eastAsiaTheme="minorEastAsia" w:hAnsi="Cambria Math"/>
                  <w:i/>
                  <w:lang w:val="en-US"/>
                </w:rPr>
              </m:ctrlPr>
            </m:den>
          </m:f>
        </m:oMath>
      </m:oMathPara>
    </w:p>
    <w:p w14:paraId="265933D1" w14:textId="77777777" w:rsidR="004C0A8F" w:rsidRDefault="00615DDE" w:rsidP="004C0A8F">
      <w:pPr>
        <w:pStyle w:val="ListParagraph"/>
        <w:numPr>
          <w:ilvl w:val="0"/>
          <w:numId w:val="44"/>
        </w:numPr>
        <w:rPr>
          <w:rFonts w:eastAsiaTheme="minorEastAsia"/>
        </w:rPr>
      </w:pPr>
      <w:r w:rsidRPr="00452786">
        <w:rPr>
          <w:rFonts w:eastAsiaTheme="minorEastAsia"/>
        </w:rPr>
        <w:t>Mối quan hệ</w:t>
      </w:r>
      <w:r w:rsidR="00452786" w:rsidRPr="00452786">
        <w:rPr>
          <w:rFonts w:eastAsiaTheme="minorEastAsia"/>
        </w:rPr>
        <w:t xml:space="preserve"> giữa bộ điều khiển PI và bộ điều khiển 2 Poles 2 </w:t>
      </w:r>
      <w:r w:rsidR="00452786">
        <w:rPr>
          <w:rFonts w:eastAsiaTheme="minorEastAsia"/>
        </w:rPr>
        <w:t>Zeros</w:t>
      </w:r>
    </w:p>
    <w:p w14:paraId="587E2BEB" w14:textId="7175C862" w:rsidR="00452786" w:rsidRPr="004C0A8F" w:rsidRDefault="004C0A8F" w:rsidP="004C0A8F">
      <w:pPr>
        <w:ind w:firstLine="0"/>
        <w:rPr>
          <w:rFonts w:eastAsiaTheme="minorEastAsia"/>
        </w:rPr>
      </w:pPr>
      <w:r w:rsidRPr="004C0A8F">
        <w:rPr>
          <w:rFonts w:eastAsiaTheme="minorEastAsia"/>
        </w:rPr>
        <w:t xml:space="preserve"> </w:t>
      </w:r>
      <w:r>
        <w:rPr>
          <w:rFonts w:eastAsiaTheme="minorEastAsia"/>
        </w:rPr>
        <w:t>T</w:t>
      </w:r>
      <w:r w:rsidR="00A96903" w:rsidRPr="004C0A8F">
        <w:rPr>
          <w:rFonts w:eastAsiaTheme="minorEastAsia"/>
        </w:rPr>
        <w:t>a sử dụng công thức</w:t>
      </w:r>
      <w:r w:rsidRPr="004C0A8F">
        <w:rPr>
          <w:rFonts w:eastAsiaTheme="minorEastAsia"/>
        </w:rPr>
        <w:t xml:space="preserve"> biến đổi Bilinear để có hàm truyền của</w:t>
      </w:r>
      <w:r>
        <w:rPr>
          <w:rFonts w:eastAsiaTheme="minorEastAsia"/>
        </w:rPr>
        <w:t xml:space="preserve"> bộ</w:t>
      </w:r>
      <w:r w:rsidRPr="004C0A8F">
        <w:rPr>
          <w:rFonts w:eastAsiaTheme="minorEastAsia"/>
        </w:rPr>
        <w:t xml:space="preserve"> PI như </w:t>
      </w:r>
      <w:r w:rsidR="00E11104">
        <w:rPr>
          <w:rFonts w:eastAsiaTheme="minorEastAsia"/>
          <w:highlight w:val="yellow"/>
        </w:rPr>
        <w:t xml:space="preserve">sau </w:t>
      </w:r>
      <w:r w:rsidR="001161D1" w:rsidRPr="001161D1">
        <w:rPr>
          <w:rFonts w:eastAsiaTheme="minorEastAsia"/>
          <w:highlight w:val="yellow"/>
        </w:rPr>
        <w:t>()</w:t>
      </w:r>
      <w:r w:rsidR="00A96903" w:rsidRPr="001161D1">
        <w:rPr>
          <w:rFonts w:eastAsiaTheme="minorEastAsia"/>
          <w:highlight w:val="yellow"/>
        </w:rPr>
        <w:t>:</w:t>
      </w:r>
    </w:p>
    <w:p w14:paraId="16C810E8" w14:textId="77777777" w:rsidR="00A96903" w:rsidRPr="00E11104" w:rsidRDefault="00A96903" w:rsidP="00A96903">
      <w:pPr>
        <w:rPr>
          <w:rFonts w:eastAsiaTheme="minorEastAsia"/>
        </w:rPr>
      </w:pPr>
      <m:oMathPara>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Bilinear</m:t>
              </m:r>
            </m:sub>
          </m:sSub>
          <m:d>
            <m:dPr>
              <m:ctrlPr>
                <w:rPr>
                  <w:rFonts w:ascii="Cambria Math" w:hAnsi="Cambria Math"/>
                  <w:i/>
                  <w:lang w:val="en-US"/>
                </w:rPr>
              </m:ctrlPr>
            </m:dPr>
            <m:e>
              <m:r>
                <w:rPr>
                  <w:rFonts w:ascii="Cambria Math" w:hAnsi="Cambria Math"/>
                  <w:lang w:val="en-US"/>
                </w:rPr>
                <m:t>z</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p</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i</m:t>
              </m:r>
            </m:sub>
          </m:sSub>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s</m:t>
                  </m:r>
                </m:sub>
              </m:sSub>
            </m:num>
            <m:den>
              <m:r>
                <w:rPr>
                  <w:rFonts w:ascii="Cambria Math" w:hAnsi="Cambria Math"/>
                  <w:lang w:val="en-US"/>
                </w:rPr>
                <m:t>2</m:t>
              </m:r>
            </m:den>
          </m:f>
          <m:f>
            <m:fPr>
              <m:ctrlPr>
                <w:rPr>
                  <w:rFonts w:ascii="Cambria Math" w:hAnsi="Cambria Math"/>
                  <w:lang w:val="en-US"/>
                </w:rPr>
              </m:ctrlPr>
            </m:fPr>
            <m:num>
              <m:r>
                <w:rPr>
                  <w:rFonts w:ascii="Cambria Math" w:hAnsi="Cambria Math"/>
                  <w:lang w:val="en-US"/>
                </w:rPr>
                <m:t>z+</m:t>
              </m:r>
              <m:r>
                <w:rPr>
                  <w:rFonts w:ascii="Cambria Math" w:hAnsi="Cambria Math"/>
                </w:rPr>
                <m:t>1</m:t>
              </m:r>
              <m:ctrlPr>
                <w:rPr>
                  <w:rFonts w:ascii="Cambria Math" w:hAnsi="Cambria Math"/>
                  <w:i/>
                  <w:lang w:val="en-US"/>
                </w:rPr>
              </m:ctrlPr>
            </m:num>
            <m:den>
              <m:r>
                <w:rPr>
                  <w:rFonts w:ascii="Cambria Math" w:hAnsi="Cambria Math"/>
                  <w:lang w:val="en-US"/>
                </w:rPr>
                <m:t>z-1</m:t>
              </m:r>
              <m:ctrlPr>
                <w:rPr>
                  <w:rFonts w:ascii="Cambria Math" w:hAnsi="Cambria Math"/>
                  <w:i/>
                  <w:lang w:val="en-US"/>
                </w:rPr>
              </m:ctrlPr>
            </m:den>
          </m:f>
        </m:oMath>
      </m:oMathPara>
    </w:p>
    <w:p w14:paraId="7A70F9EA" w14:textId="1D3F0E87" w:rsidR="00E11104" w:rsidRDefault="00E11104" w:rsidP="00E11104">
      <w:pPr>
        <w:ind w:firstLine="0"/>
        <w:rPr>
          <w:rFonts w:eastAsiaTheme="minorEastAsia"/>
        </w:rPr>
      </w:pPr>
      <w:r>
        <w:rPr>
          <w:rFonts w:eastAsiaTheme="minorEastAsia"/>
        </w:rPr>
        <w:t>So sánh với hàm truyền của bộ điều khiển 2 Poles 2 Zero có dạng:</w:t>
      </w:r>
    </w:p>
    <w:p w14:paraId="1C0C2201" w14:textId="77777777" w:rsidR="00A94AB9" w:rsidRPr="00B521B0" w:rsidRDefault="00A94AB9" w:rsidP="00A94AB9">
      <w:pPr>
        <w:ind w:firstLine="0"/>
        <w:rPr>
          <w:rFonts w:eastAsiaTheme="minorEastAsia"/>
        </w:rPr>
      </w:pPr>
      <m:oMathPara>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II</m:t>
              </m:r>
            </m:sub>
          </m:sSub>
          <m:d>
            <m:dPr>
              <m:begChr m:val="["/>
              <m:endChr m:val="]"/>
              <m:ctrlPr>
                <w:rPr>
                  <w:rFonts w:ascii="Cambria Math" w:hAnsi="Cambria Math"/>
                  <w:i/>
                  <w:lang w:val="en-US"/>
                </w:rPr>
              </m:ctrlPr>
            </m:dPr>
            <m:e>
              <m:r>
                <w:rPr>
                  <w:rFonts w:ascii="Cambria Math" w:hAnsi="Cambria Math"/>
                  <w:lang w:val="en-US"/>
                </w:rPr>
                <m:t>z</m:t>
              </m:r>
            </m:e>
          </m:d>
          <m:r>
            <w:rPr>
              <w:rFonts w:ascii="Cambria Math" w:hAnsi="Cambria Math"/>
              <w:lang w:val="en-US"/>
            </w:rPr>
            <m:t>=</m:t>
          </m:r>
          <m:f>
            <m:fPr>
              <m:ctrlPr>
                <w:rPr>
                  <w:rFonts w:ascii="Cambria Math" w:hAnsi="Cambria Math"/>
                  <w:lang w:val="en-US"/>
                </w:rPr>
              </m:ctrlPr>
            </m:fPr>
            <m:num>
              <m:sSub>
                <m:sSubPr>
                  <m:ctrlPr>
                    <w:rPr>
                      <w:rFonts w:ascii="Cambria Math" w:hAnsi="Cambria Math"/>
                      <w:i/>
                      <w:lang w:val="en-US"/>
                    </w:rPr>
                  </m:ctrlPr>
                </m:sSubPr>
                <m:e>
                  <m:r>
                    <m:rPr>
                      <m:sty m:val="p"/>
                    </m:rPr>
                    <w:rPr>
                      <w:rFonts w:ascii="Cambria Math" w:hAnsi="Cambria Math"/>
                      <w:lang w:val="en-US"/>
                    </w:rPr>
                    <m:t>ω</m:t>
                  </m:r>
                </m:e>
                <m:sub>
                  <m:r>
                    <w:rPr>
                      <w:rFonts w:ascii="Cambria Math" w:hAnsi="Cambria Math"/>
                      <w:lang w:val="en-US"/>
                    </w:rPr>
                    <m:t>cp0</m:t>
                  </m:r>
                </m:sub>
              </m:sSub>
              <m:ctrlPr>
                <w:rPr>
                  <w:rFonts w:ascii="Cambria Math" w:hAnsi="Cambria Math"/>
                  <w:i/>
                  <w:lang w:val="en-US"/>
                </w:rPr>
              </m:ctrlPr>
            </m:num>
            <m:den>
              <m:f>
                <m:fPr>
                  <m:ctrlPr>
                    <w:rPr>
                      <w:rFonts w:ascii="Cambria Math" w:hAnsi="Cambria Math"/>
                      <w:lang w:val="en-US"/>
                    </w:rPr>
                  </m:ctrlPr>
                </m:fPr>
                <m:num>
                  <m:r>
                    <w:rPr>
                      <w:rFonts w:ascii="Cambria Math" w:hAnsi="Cambria Math"/>
                      <w:lang w:val="en-US"/>
                    </w:rPr>
                    <m:t>2</m:t>
                  </m:r>
                  <m:ctrlPr>
                    <w:rPr>
                      <w:rFonts w:ascii="Cambria Math" w:hAnsi="Cambria Math"/>
                      <w:i/>
                      <w:lang w:val="en-US"/>
                    </w:rPr>
                  </m:ctrlPr>
                </m:num>
                <m:den>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s</m:t>
                      </m:r>
                    </m:sub>
                  </m:sSub>
                  <m:ctrlPr>
                    <w:rPr>
                      <w:rFonts w:ascii="Cambria Math" w:hAnsi="Cambria Math"/>
                      <w:i/>
                      <w:lang w:val="en-US"/>
                    </w:rPr>
                  </m:ctrlPr>
                </m:den>
              </m:f>
              <m:f>
                <m:fPr>
                  <m:ctrlPr>
                    <w:rPr>
                      <w:rFonts w:ascii="Cambria Math" w:hAnsi="Cambria Math"/>
                      <w:lang w:val="en-US"/>
                    </w:rPr>
                  </m:ctrlPr>
                </m:fPr>
                <m:num>
                  <m:r>
                    <w:rPr>
                      <w:rFonts w:ascii="Cambria Math" w:hAnsi="Cambria Math"/>
                      <w:lang w:val="en-US"/>
                    </w:rPr>
                    <m:t>z-1</m:t>
                  </m:r>
                  <m:ctrlPr>
                    <w:rPr>
                      <w:rFonts w:ascii="Cambria Math" w:hAnsi="Cambria Math"/>
                      <w:i/>
                      <w:lang w:val="en-US"/>
                    </w:rPr>
                  </m:ctrlPr>
                </m:num>
                <m:den>
                  <m:r>
                    <w:rPr>
                      <w:rFonts w:ascii="Cambria Math" w:hAnsi="Cambria Math"/>
                      <w:lang w:val="en-US"/>
                    </w:rPr>
                    <m:t>z+1</m:t>
                  </m:r>
                  <m:ctrlPr>
                    <w:rPr>
                      <w:rFonts w:ascii="Cambria Math" w:hAnsi="Cambria Math"/>
                      <w:i/>
                      <w:lang w:val="en-US"/>
                    </w:rPr>
                  </m:ctrlPr>
                </m:den>
              </m:f>
              <m:ctrlPr>
                <w:rPr>
                  <w:rFonts w:ascii="Cambria Math" w:hAnsi="Cambria Math"/>
                  <w:i/>
                  <w:lang w:val="en-US"/>
                </w:rPr>
              </m:ctrlPr>
            </m:den>
          </m:f>
          <m:r>
            <m:rPr>
              <m:sty m:val="p"/>
            </m:rPr>
            <w:rPr>
              <w:rFonts w:ascii="Cambria Math" w:hAnsi="Cambria Math"/>
              <w:lang w:val="en-US"/>
            </w:rPr>
            <m:t>×</m:t>
          </m:r>
          <m:f>
            <m:fPr>
              <m:ctrlPr>
                <w:rPr>
                  <w:rFonts w:ascii="Cambria Math" w:hAnsi="Cambria Math"/>
                  <w:lang w:val="en-US"/>
                </w:rPr>
              </m:ctrlPr>
            </m:fPr>
            <m:num>
              <m:r>
                <w:rPr>
                  <w:rFonts w:ascii="Cambria Math" w:hAnsi="Cambria Math"/>
                  <w:lang w:val="en-US"/>
                </w:rPr>
                <m:t>1+</m:t>
              </m:r>
              <m:f>
                <m:fPr>
                  <m:ctrlPr>
                    <w:rPr>
                      <w:rFonts w:ascii="Cambria Math" w:hAnsi="Cambria Math"/>
                      <w:lang w:val="en-US"/>
                    </w:rPr>
                  </m:ctrlPr>
                </m:fPr>
                <m:num>
                  <m:f>
                    <m:fPr>
                      <m:ctrlPr>
                        <w:rPr>
                          <w:rFonts w:ascii="Cambria Math" w:hAnsi="Cambria Math"/>
                          <w:lang w:val="en-US"/>
                        </w:rPr>
                      </m:ctrlPr>
                    </m:fPr>
                    <m:num>
                      <m:r>
                        <w:rPr>
                          <w:rFonts w:ascii="Cambria Math" w:hAnsi="Cambria Math"/>
                          <w:lang w:val="en-US"/>
                        </w:rPr>
                        <m:t>2</m:t>
                      </m:r>
                      <m:ctrlPr>
                        <w:rPr>
                          <w:rFonts w:ascii="Cambria Math" w:hAnsi="Cambria Math"/>
                          <w:i/>
                          <w:lang w:val="en-US"/>
                        </w:rPr>
                      </m:ctrlPr>
                    </m:num>
                    <m:den>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s</m:t>
                          </m:r>
                        </m:sub>
                      </m:sSub>
                      <m:ctrlPr>
                        <w:rPr>
                          <w:rFonts w:ascii="Cambria Math" w:hAnsi="Cambria Math"/>
                          <w:i/>
                          <w:lang w:val="en-US"/>
                        </w:rPr>
                      </m:ctrlPr>
                    </m:den>
                  </m:f>
                  <m:f>
                    <m:fPr>
                      <m:ctrlPr>
                        <w:rPr>
                          <w:rFonts w:ascii="Cambria Math" w:hAnsi="Cambria Math"/>
                          <w:lang w:val="en-US"/>
                        </w:rPr>
                      </m:ctrlPr>
                    </m:fPr>
                    <m:num>
                      <m:r>
                        <w:rPr>
                          <w:rFonts w:ascii="Cambria Math" w:hAnsi="Cambria Math"/>
                          <w:lang w:val="en-US"/>
                        </w:rPr>
                        <m:t>z-1</m:t>
                      </m:r>
                      <m:ctrlPr>
                        <w:rPr>
                          <w:rFonts w:ascii="Cambria Math" w:hAnsi="Cambria Math"/>
                          <w:i/>
                          <w:lang w:val="en-US"/>
                        </w:rPr>
                      </m:ctrlPr>
                    </m:num>
                    <m:den>
                      <m:r>
                        <w:rPr>
                          <w:rFonts w:ascii="Cambria Math" w:hAnsi="Cambria Math"/>
                          <w:lang w:val="en-US"/>
                        </w:rPr>
                        <m:t>z+1</m:t>
                      </m:r>
                      <m:ctrlPr>
                        <w:rPr>
                          <w:rFonts w:ascii="Cambria Math" w:hAnsi="Cambria Math"/>
                          <w:i/>
                          <w:lang w:val="en-US"/>
                        </w:rPr>
                      </m:ctrlPr>
                    </m:den>
                  </m:f>
                  <m:ctrlPr>
                    <w:rPr>
                      <w:rFonts w:ascii="Cambria Math" w:hAnsi="Cambria Math"/>
                      <w:i/>
                      <w:lang w:val="en-US"/>
                    </w:rPr>
                  </m:ctrlPr>
                </m:num>
                <m:den>
                  <m:sSub>
                    <m:sSubPr>
                      <m:ctrlPr>
                        <w:rPr>
                          <w:rFonts w:ascii="Cambria Math" w:hAnsi="Cambria Math"/>
                          <w:i/>
                          <w:lang w:val="en-US"/>
                        </w:rPr>
                      </m:ctrlPr>
                    </m:sSubPr>
                    <m:e>
                      <m:r>
                        <m:rPr>
                          <m:sty m:val="p"/>
                        </m:rPr>
                        <w:rPr>
                          <w:rFonts w:ascii="Cambria Math" w:hAnsi="Cambria Math"/>
                          <w:lang w:val="en-US"/>
                        </w:rPr>
                        <m:t>ω</m:t>
                      </m:r>
                    </m:e>
                    <m:sub>
                      <m:r>
                        <w:rPr>
                          <w:rFonts w:ascii="Cambria Math" w:hAnsi="Cambria Math"/>
                          <w:lang w:val="en-US"/>
                        </w:rPr>
                        <m:t>cz1</m:t>
                      </m:r>
                    </m:sub>
                  </m:sSub>
                  <m:ctrlPr>
                    <w:rPr>
                      <w:rFonts w:ascii="Cambria Math" w:hAnsi="Cambria Math"/>
                      <w:i/>
                      <w:lang w:val="en-US"/>
                    </w:rPr>
                  </m:ctrlPr>
                </m:den>
              </m:f>
              <m:ctrlPr>
                <w:rPr>
                  <w:rFonts w:ascii="Cambria Math" w:hAnsi="Cambria Math"/>
                  <w:i/>
                  <w:lang w:val="en-US"/>
                </w:rPr>
              </m:ctrlPr>
            </m:num>
            <m:den>
              <m:r>
                <w:rPr>
                  <w:rFonts w:ascii="Cambria Math" w:hAnsi="Cambria Math"/>
                  <w:lang w:val="en-US"/>
                </w:rPr>
                <m:t>1+</m:t>
              </m:r>
              <m:f>
                <m:fPr>
                  <m:ctrlPr>
                    <w:rPr>
                      <w:rFonts w:ascii="Cambria Math" w:hAnsi="Cambria Math"/>
                      <w:lang w:val="en-US"/>
                    </w:rPr>
                  </m:ctrlPr>
                </m:fPr>
                <m:num>
                  <m:f>
                    <m:fPr>
                      <m:ctrlPr>
                        <w:rPr>
                          <w:rFonts w:ascii="Cambria Math" w:hAnsi="Cambria Math"/>
                          <w:lang w:val="en-US"/>
                        </w:rPr>
                      </m:ctrlPr>
                    </m:fPr>
                    <m:num>
                      <m:r>
                        <w:rPr>
                          <w:rFonts w:ascii="Cambria Math" w:hAnsi="Cambria Math"/>
                          <w:lang w:val="en-US"/>
                        </w:rPr>
                        <m:t>2</m:t>
                      </m:r>
                      <m:ctrlPr>
                        <w:rPr>
                          <w:rFonts w:ascii="Cambria Math" w:hAnsi="Cambria Math"/>
                          <w:i/>
                          <w:lang w:val="en-US"/>
                        </w:rPr>
                      </m:ctrlPr>
                    </m:num>
                    <m:den>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s</m:t>
                          </m:r>
                        </m:sub>
                      </m:sSub>
                      <m:ctrlPr>
                        <w:rPr>
                          <w:rFonts w:ascii="Cambria Math" w:hAnsi="Cambria Math"/>
                          <w:i/>
                          <w:lang w:val="en-US"/>
                        </w:rPr>
                      </m:ctrlPr>
                    </m:den>
                  </m:f>
                  <m:f>
                    <m:fPr>
                      <m:ctrlPr>
                        <w:rPr>
                          <w:rFonts w:ascii="Cambria Math" w:hAnsi="Cambria Math"/>
                          <w:lang w:val="en-US"/>
                        </w:rPr>
                      </m:ctrlPr>
                    </m:fPr>
                    <m:num>
                      <m:r>
                        <w:rPr>
                          <w:rFonts w:ascii="Cambria Math" w:hAnsi="Cambria Math"/>
                          <w:lang w:val="en-US"/>
                        </w:rPr>
                        <m:t>z-1</m:t>
                      </m:r>
                      <m:ctrlPr>
                        <w:rPr>
                          <w:rFonts w:ascii="Cambria Math" w:hAnsi="Cambria Math"/>
                          <w:i/>
                          <w:lang w:val="en-US"/>
                        </w:rPr>
                      </m:ctrlPr>
                    </m:num>
                    <m:den>
                      <m:r>
                        <w:rPr>
                          <w:rFonts w:ascii="Cambria Math" w:hAnsi="Cambria Math"/>
                          <w:lang w:val="en-US"/>
                        </w:rPr>
                        <m:t>z+1</m:t>
                      </m:r>
                      <m:ctrlPr>
                        <w:rPr>
                          <w:rFonts w:ascii="Cambria Math" w:hAnsi="Cambria Math"/>
                          <w:i/>
                          <w:lang w:val="en-US"/>
                        </w:rPr>
                      </m:ctrlPr>
                    </m:den>
                  </m:f>
                  <m:ctrlPr>
                    <w:rPr>
                      <w:rFonts w:ascii="Cambria Math" w:hAnsi="Cambria Math"/>
                      <w:i/>
                      <w:lang w:val="en-US"/>
                    </w:rPr>
                  </m:ctrlPr>
                </m:num>
                <m:den>
                  <m:sSub>
                    <m:sSubPr>
                      <m:ctrlPr>
                        <w:rPr>
                          <w:rFonts w:ascii="Cambria Math" w:hAnsi="Cambria Math"/>
                          <w:i/>
                          <w:lang w:val="en-US"/>
                        </w:rPr>
                      </m:ctrlPr>
                    </m:sSubPr>
                    <m:e>
                      <m:r>
                        <m:rPr>
                          <m:sty m:val="p"/>
                        </m:rPr>
                        <w:rPr>
                          <w:rFonts w:ascii="Cambria Math" w:hAnsi="Cambria Math"/>
                          <w:lang w:val="en-US"/>
                        </w:rPr>
                        <m:t>ω</m:t>
                      </m:r>
                    </m:e>
                    <m:sub>
                      <m:r>
                        <w:rPr>
                          <w:rFonts w:ascii="Cambria Math" w:hAnsi="Cambria Math"/>
                          <w:lang w:val="en-US"/>
                        </w:rPr>
                        <m:t>cp1</m:t>
                      </m:r>
                    </m:sub>
                  </m:sSub>
                  <m:ctrlPr>
                    <w:rPr>
                      <w:rFonts w:ascii="Cambria Math" w:hAnsi="Cambria Math"/>
                      <w:i/>
                      <w:lang w:val="en-US"/>
                    </w:rPr>
                  </m:ctrlPr>
                </m:den>
              </m:f>
              <m:ctrlPr>
                <w:rPr>
                  <w:rFonts w:ascii="Cambria Math" w:hAnsi="Cambria Math"/>
                  <w:i/>
                  <w:lang w:val="en-US"/>
                </w:rPr>
              </m:ctrlPr>
            </m:den>
          </m:f>
        </m:oMath>
      </m:oMathPara>
    </w:p>
    <w:p w14:paraId="41792A55" w14:textId="761C0917" w:rsidR="00FC5087" w:rsidRDefault="00E11104" w:rsidP="00FC5087">
      <w:pPr>
        <w:ind w:firstLine="0"/>
        <w:rPr>
          <w:rFonts w:eastAsiaTheme="minorEastAsia"/>
        </w:rPr>
      </w:pPr>
      <w:r>
        <w:rPr>
          <w:rFonts w:eastAsiaTheme="minorEastAsia"/>
        </w:rPr>
        <w:t>Ta thấy khi</w:t>
      </w:r>
      <w:r w:rsidR="00A94AB9">
        <w:rPr>
          <w:rFonts w:eastAsiaTheme="minorEastAsia"/>
        </w:rPr>
        <w:t xml:space="preserve"> </w:t>
      </w:r>
      <w:r w:rsidR="008263CA" w:rsidRPr="008263CA">
        <w:rPr>
          <w:rFonts w:eastAsiaTheme="minorEastAsia"/>
          <w:lang w:val="en-US"/>
        </w:rPr>
        <w:t xml:space="preserve">điểm cực tần số cao </w:t>
      </w:r>
      <m:oMath>
        <m:sSub>
          <m:sSubPr>
            <m:ctrlPr>
              <w:rPr>
                <w:rFonts w:ascii="Cambria Math" w:eastAsiaTheme="minorEastAsia" w:hAnsi="Cambria Math"/>
                <w:i/>
                <w:lang w:val="en-US"/>
              </w:rPr>
            </m:ctrlPr>
          </m:sSubPr>
          <m:e>
            <m:r>
              <m:rPr>
                <m:sty m:val="p"/>
              </m:rPr>
              <w:rPr>
                <w:rFonts w:ascii="Cambria Math" w:eastAsiaTheme="minorEastAsia" w:hAnsi="Cambria Math"/>
                <w:lang w:val="en-US"/>
              </w:rPr>
              <m:t>ω</m:t>
            </m:r>
            <m:ctrlPr>
              <w:rPr>
                <w:rFonts w:ascii="Cambria Math" w:eastAsiaTheme="minorEastAsia" w:hAnsi="Cambria Math"/>
                <w:lang w:val="en-US"/>
              </w:rPr>
            </m:ctrlPr>
          </m:e>
          <m:sub>
            <m:r>
              <w:rPr>
                <w:rFonts w:ascii="Cambria Math" w:eastAsiaTheme="minorEastAsia" w:hAnsi="Cambria Math"/>
                <w:lang w:val="en-US"/>
              </w:rPr>
              <m:t>c</m:t>
            </m:r>
            <m:r>
              <w:rPr>
                <w:rFonts w:ascii="Cambria Math" w:eastAsiaTheme="minorEastAsia" w:hAnsi="Cambria Math"/>
                <w:lang w:val="en-US"/>
              </w:rPr>
              <m:t>p1</m:t>
            </m:r>
          </m:sub>
        </m:sSub>
      </m:oMath>
      <w:r w:rsidR="008263CA" w:rsidRPr="008263CA">
        <w:rPr>
          <w:rFonts w:eastAsiaTheme="minorEastAsia"/>
          <w:lang w:val="en-US"/>
        </w:rPr>
        <w:t xml:space="preserve"> lùi ra xa vô cực</w:t>
      </w:r>
      <w:r w:rsidR="008263CA">
        <w:rPr>
          <w:rFonts w:eastAsiaTheme="minorEastAsia"/>
        </w:rPr>
        <w:t xml:space="preserve"> thì </w:t>
      </w:r>
      <w:r w:rsidR="006B0B1E">
        <w:rPr>
          <w:rFonts w:eastAsiaTheme="minorEastAsia"/>
        </w:rPr>
        <w:t>ảnh hưởng của điểm cực này được triệt tiêu</w:t>
      </w:r>
      <w:r w:rsidR="00291BA0">
        <w:rPr>
          <w:rFonts w:eastAsiaTheme="minorEastAsia"/>
        </w:rPr>
        <w:t xml:space="preserve"> khi đó ta thấy </w:t>
      </w:r>
      <w:r w:rsidR="00BB3E3C">
        <w:rPr>
          <w:rFonts w:eastAsiaTheme="minorEastAsia"/>
        </w:rPr>
        <w:t xml:space="preserve">các hệ số của </w:t>
      </w:r>
      <w:r w:rsidR="009122AC">
        <w:rPr>
          <w:rFonts w:eastAsiaTheme="minorEastAsia"/>
        </w:rPr>
        <w:t>phương trình sai phân 2 Poles 2 Zeros</w:t>
      </w:r>
      <w:r w:rsidR="007376D7">
        <w:rPr>
          <w:rFonts w:eastAsiaTheme="minorEastAsia"/>
        </w:rPr>
        <w:t xml:space="preserve"> </w:t>
      </w:r>
      <w:r w:rsidR="005962B2">
        <w:rPr>
          <w:rFonts w:eastAsiaTheme="minorEastAsia"/>
        </w:rPr>
        <w:t xml:space="preserve">tương ứng là </w:t>
      </w:r>
    </w:p>
    <w:p w14:paraId="5F9B6F55" w14:textId="6BA32778" w:rsidR="00FC5087" w:rsidRDefault="005962B2" w:rsidP="00FC5087">
      <w:pPr>
        <w:ind w:firstLine="0"/>
        <w:jc w:val="center"/>
        <w:rPr>
          <w:rFonts w:eastAsiaTheme="minorEastAsia"/>
        </w:rPr>
      </w:pP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→1</m:t>
        </m:r>
      </m:oMath>
      <w:r w:rsidR="00071FFE">
        <w:rPr>
          <w:rFonts w:eastAsiaTheme="minorEastAsia"/>
        </w:rPr>
        <w:t xml:space="preserve"> </w:t>
      </w:r>
      <w:r w:rsidR="00FC5087">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 xml:space="preserve">2 </m:t>
            </m:r>
          </m:sub>
        </m:sSub>
        <m:r>
          <w:rPr>
            <w:rFonts w:ascii="Cambria Math" w:eastAsiaTheme="minorEastAsia" w:hAnsi="Cambria Math"/>
          </w:rPr>
          <m:t>→0</m:t>
        </m:r>
      </m:oMath>
    </w:p>
    <w:p w14:paraId="55CF8FAF" w14:textId="18646C4C" w:rsidR="00A96903" w:rsidRPr="00A96903" w:rsidRDefault="00CD6EB8" w:rsidP="00FC5087">
      <w:pPr>
        <w:ind w:firstLine="0"/>
        <w:rPr>
          <w:rFonts w:eastAsiaTheme="minorEastAsia"/>
        </w:rPr>
      </w:pPr>
      <w:r>
        <w:rPr>
          <w:rFonts w:eastAsiaTheme="minorEastAsia"/>
        </w:rPr>
        <w:t xml:space="preserve">Lúc này </w:t>
      </w:r>
      <w:r w:rsidRPr="00CD6EB8">
        <w:rPr>
          <w:rFonts w:eastAsiaTheme="minorEastAsia"/>
        </w:rPr>
        <w:t>biến hàm truyền</w:t>
      </w:r>
      <w:r>
        <w:rPr>
          <w:rFonts w:eastAsiaTheme="minorEastAsia"/>
        </w:rPr>
        <w:t xml:space="preserve"> của bộ bù</w:t>
      </w:r>
      <w:r w:rsidRPr="00CD6EB8">
        <w:rPr>
          <w:rFonts w:eastAsiaTheme="minorEastAsia"/>
        </w:rPr>
        <w:t xml:space="preserve"> </w:t>
      </w:r>
      <w:r>
        <w:rPr>
          <w:rFonts w:eastAsiaTheme="minorEastAsia"/>
        </w:rPr>
        <w:t>loại</w:t>
      </w:r>
      <w:r w:rsidRPr="00CD6EB8">
        <w:rPr>
          <w:rFonts w:eastAsiaTheme="minorEastAsia"/>
        </w:rPr>
        <w:t xml:space="preserve"> II trở thành một bộ </w:t>
      </w:r>
      <w:r>
        <w:rPr>
          <w:rFonts w:eastAsiaTheme="minorEastAsia"/>
        </w:rPr>
        <w:t>PI.</w:t>
      </w:r>
    </w:p>
    <w:p w14:paraId="2FDFF703" w14:textId="4117815C" w:rsidR="003E3D38" w:rsidRDefault="003E3D38" w:rsidP="003E3D38">
      <w:pPr>
        <w:pStyle w:val="Heading4"/>
      </w:pPr>
      <w:r>
        <w:t xml:space="preserve">Xây dựng mô hình trên matlab </w:t>
      </w:r>
      <w:r>
        <w:t>simulink</w:t>
      </w:r>
    </w:p>
    <w:p w14:paraId="3074A4E0" w14:textId="2DC33E07" w:rsidR="00B61A44" w:rsidRDefault="00B61A44" w:rsidP="009C73B9">
      <w:pPr>
        <w:ind w:firstLine="0"/>
      </w:pPr>
      <w:r w:rsidRPr="00B61A44">
        <w:t>Phương trình</w:t>
      </w:r>
      <w:r w:rsidR="00E514B3">
        <w:t xml:space="preserve"> s</w:t>
      </w:r>
      <w:r w:rsidRPr="00B61A44">
        <w:t>ai phân</w:t>
      </w:r>
      <w:r w:rsidR="00E514B3">
        <w:t xml:space="preserve"> t</w:t>
      </w:r>
      <w:r w:rsidRPr="00B61A44">
        <w:t>uyến tính của bộ điều khiển 2P2Z :</w:t>
      </w:r>
    </w:p>
    <w:p w14:paraId="4074877F" w14:textId="36CD9467" w:rsidR="006E5030" w:rsidRPr="003F05B1" w:rsidRDefault="00EC45A4" w:rsidP="009C73B9">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2p2z</m:t>
              </m:r>
            </m:sub>
          </m:sSub>
          <m:d>
            <m:dPr>
              <m:begChr m:val="["/>
              <m:endChr m:val="]"/>
              <m:ctrlPr>
                <w:rPr>
                  <w:rFonts w:ascii="Cambria Math" w:hAnsi="Cambria Math"/>
                  <w:i/>
                </w:rPr>
              </m:ctrlPr>
            </m:dPr>
            <m:e>
              <m:r>
                <w:rPr>
                  <w:rFonts w:ascii="Cambria Math" w:hAnsi="Cambria Math"/>
                </w:rPr>
                <m:t>n</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y</m:t>
          </m:r>
          <m:d>
            <m:dPr>
              <m:begChr m:val="["/>
              <m:endChr m:val="]"/>
              <m:ctrlPr>
                <w:rPr>
                  <w:rFonts w:ascii="Cambria Math" w:hAnsi="Cambria Math"/>
                  <w:i/>
                </w:rPr>
              </m:ctrlPr>
            </m:dPr>
            <m:e>
              <m:r>
                <w:rPr>
                  <w:rFonts w:ascii="Cambria Math" w:hAnsi="Cambria Math"/>
                </w:rPr>
                <m:t>n-1</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y</m:t>
          </m:r>
          <m:d>
            <m:dPr>
              <m:begChr m:val="["/>
              <m:endChr m:val="]"/>
              <m:ctrlPr>
                <w:rPr>
                  <w:rFonts w:ascii="Cambria Math" w:hAnsi="Cambria Math"/>
                  <w:i/>
                </w:rPr>
              </m:ctrlPr>
            </m:dPr>
            <m:e>
              <m:r>
                <w:rPr>
                  <w:rFonts w:ascii="Cambria Math" w:hAnsi="Cambria Math"/>
                </w:rPr>
                <m:t>n-2</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x</m:t>
          </m:r>
          <m:d>
            <m:dPr>
              <m:begChr m:val="["/>
              <m:endChr m:val="]"/>
              <m:ctrlPr>
                <w:rPr>
                  <w:rFonts w:ascii="Cambria Math" w:hAnsi="Cambria Math"/>
                  <w:i/>
                </w:rPr>
              </m:ctrlPr>
            </m:dPr>
            <m:e>
              <m:r>
                <w:rPr>
                  <w:rFonts w:ascii="Cambria Math" w:hAnsi="Cambria Math"/>
                </w:rPr>
                <m:t>n</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x</m:t>
          </m:r>
          <m:d>
            <m:dPr>
              <m:begChr m:val="["/>
              <m:endChr m:val="]"/>
              <m:ctrlPr>
                <w:rPr>
                  <w:rFonts w:ascii="Cambria Math" w:hAnsi="Cambria Math"/>
                  <w:i/>
                </w:rPr>
              </m:ctrlPr>
            </m:dPr>
            <m:e>
              <m:r>
                <w:rPr>
                  <w:rFonts w:ascii="Cambria Math" w:hAnsi="Cambria Math"/>
                </w:rPr>
                <m:t>n-1</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x</m:t>
          </m:r>
          <m:d>
            <m:dPr>
              <m:begChr m:val="["/>
              <m:endChr m:val="]"/>
              <m:ctrlPr>
                <w:rPr>
                  <w:rFonts w:ascii="Cambria Math" w:hAnsi="Cambria Math"/>
                  <w:i/>
                </w:rPr>
              </m:ctrlPr>
            </m:dPr>
            <m:e>
              <m:r>
                <w:rPr>
                  <w:rFonts w:ascii="Cambria Math" w:hAnsi="Cambria Math"/>
                </w:rPr>
                <m:t>n-2</m:t>
              </m:r>
            </m:e>
          </m:d>
        </m:oMath>
      </m:oMathPara>
    </w:p>
    <w:p w14:paraId="58786FCC" w14:textId="77777777" w:rsidR="003F05B1" w:rsidRDefault="003F05B1" w:rsidP="00A45304">
      <w:pPr>
        <w:keepNext/>
        <w:ind w:firstLine="0"/>
        <w:jc w:val="center"/>
      </w:pPr>
      <w:r>
        <w:lastRenderedPageBreak/>
        <w:drawing>
          <wp:inline distT="0" distB="0" distL="0" distR="0" wp14:anchorId="1D6F610C" wp14:editId="634649C6">
            <wp:extent cx="5374482" cy="2324100"/>
            <wp:effectExtent l="0" t="0" r="0" b="0"/>
            <wp:docPr id="1728577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77812" name=""/>
                    <pic:cNvPicPr/>
                  </pic:nvPicPr>
                  <pic:blipFill rotWithShape="1">
                    <a:blip r:embed="rId24"/>
                    <a:srcRect l="4088" r="4253" b="5138"/>
                    <a:stretch>
                      <a:fillRect/>
                    </a:stretch>
                  </pic:blipFill>
                  <pic:spPr bwMode="auto">
                    <a:xfrm>
                      <a:off x="0" y="0"/>
                      <a:ext cx="5409175" cy="2339102"/>
                    </a:xfrm>
                    <a:prstGeom prst="rect">
                      <a:avLst/>
                    </a:prstGeom>
                    <a:ln>
                      <a:noFill/>
                    </a:ln>
                    <a:extLst>
                      <a:ext uri="{53640926-AAD7-44D8-BBD7-CCE9431645EC}">
                        <a14:shadowObscured xmlns:a14="http://schemas.microsoft.com/office/drawing/2010/main"/>
                      </a:ext>
                    </a:extLst>
                  </pic:spPr>
                </pic:pic>
              </a:graphicData>
            </a:graphic>
          </wp:inline>
        </w:drawing>
      </w:r>
    </w:p>
    <w:p w14:paraId="52C130C2" w14:textId="3EAF7C06" w:rsidR="003F05B1" w:rsidRPr="003F05B1" w:rsidRDefault="003F05B1" w:rsidP="003F05B1">
      <w:pPr>
        <w:pStyle w:val="Caption"/>
        <w:jc w:val="center"/>
      </w:pPr>
      <w:r>
        <w:t xml:space="preserve">Hình </w:t>
      </w:r>
      <w:r>
        <w:fldChar w:fldCharType="begin"/>
      </w:r>
      <w:r>
        <w:instrText xml:space="preserve"> SEQ Hình \* ARABIC </w:instrText>
      </w:r>
      <w:r>
        <w:fldChar w:fldCharType="separate"/>
      </w:r>
      <w:r w:rsidR="005E2FCA">
        <w:t>14</w:t>
      </w:r>
      <w:r>
        <w:fldChar w:fldCharType="end"/>
      </w:r>
      <w:r>
        <w:t>. Triển khai phương trình sai phân bộ điều khiển 2P2Z</w:t>
      </w:r>
    </w:p>
    <w:p w14:paraId="6CEC05CF" w14:textId="0182AC7B" w:rsidR="00DD5940" w:rsidRPr="00FB46A0" w:rsidRDefault="00DD5940" w:rsidP="009C73B9">
      <w:pPr>
        <w:rPr>
          <w:rFonts w:eastAsiaTheme="minorEastAsia"/>
          <w:lang w:val="en-US"/>
        </w:rPr>
      </w:pPr>
      <w:r>
        <w:rPr>
          <w:lang w:val="en-US"/>
        </w:rPr>
        <w:t>Tương</w:t>
      </w:r>
      <w:r>
        <w:t xml:space="preserve"> tự với bộ điều khiển PI Clamping ta cần </w:t>
      </w:r>
      <w:r w:rsidR="0049508B">
        <w:t xml:space="preserve">giới hạn hệ thống do yêu cầu vật lý gây ra, </w:t>
      </w:r>
      <w:r w:rsidR="0049508B">
        <w:rPr>
          <w:lang w:val="en-US"/>
        </w:rPr>
        <w:t>n</w:t>
      </w:r>
      <w:r w:rsidRPr="0035783F">
        <w:rPr>
          <w:lang w:val="en-US"/>
        </w:rPr>
        <w:t>ếu một khối giới hạn</w:t>
      </w:r>
      <w:r>
        <w:t xml:space="preserve"> </w:t>
      </w:r>
      <w:r w:rsidRPr="0035783F">
        <w:rPr>
          <w:lang w:val="en-US"/>
        </w:rPr>
        <w:t xml:space="preserve">đơn giản được </w:t>
      </w:r>
      <w:r>
        <w:rPr>
          <w:lang w:val="en-US"/>
        </w:rPr>
        <w:t>đưa</w:t>
      </w:r>
      <w:r w:rsidRPr="0035783F">
        <w:rPr>
          <w:lang w:val="en-US"/>
        </w:rPr>
        <w:t xml:space="preserve"> vào phía sau đầu ra </w:t>
      </w:r>
      <m:oMath>
        <m:r>
          <w:rPr>
            <w:rFonts w:ascii="Cambria Math" w:hAnsi="Cambria Math"/>
            <w:lang w:val="en-US"/>
          </w:rPr>
          <m:t>y</m:t>
        </m:r>
        <m:d>
          <m:dPr>
            <m:begChr m:val="["/>
            <m:endChr m:val="]"/>
            <m:ctrlPr>
              <w:rPr>
                <w:rFonts w:ascii="Cambria Math" w:hAnsi="Cambria Math"/>
                <w:i/>
                <w:lang w:val="en-US"/>
              </w:rPr>
            </m:ctrlPr>
          </m:dPr>
          <m:e>
            <m:r>
              <w:rPr>
                <w:rFonts w:ascii="Cambria Math" w:hAnsi="Cambria Math"/>
                <w:lang w:val="en-US"/>
              </w:rPr>
              <m:t>n</m:t>
            </m:r>
          </m:e>
        </m:d>
      </m:oMath>
      <w:r w:rsidRPr="0035783F">
        <w:rPr>
          <w:lang w:val="en-US"/>
        </w:rPr>
        <w:t xml:space="preserve"> </w:t>
      </w:r>
      <w:r>
        <w:rPr>
          <w:lang w:val="en-US"/>
        </w:rPr>
        <w:t>thì</w:t>
      </w:r>
      <w:r>
        <w:t xml:space="preserve"> </w:t>
      </w:r>
      <w:r w:rsidRPr="0035783F">
        <w:rPr>
          <w:lang w:val="en-US"/>
        </w:rPr>
        <w:t xml:space="preserve">bên trong phương trình sai phân vẫn sẽ tiếp tục nhận năng lượng từ sai số </w:t>
      </w:r>
      <m:oMath>
        <m:r>
          <w:rPr>
            <w:rFonts w:ascii="Cambria Math" w:hAnsi="Cambria Math"/>
            <w:lang w:val="en-US"/>
          </w:rPr>
          <m:t>x</m:t>
        </m:r>
        <m:d>
          <m:dPr>
            <m:begChr m:val="["/>
            <m:endChr m:val="]"/>
            <m:ctrlPr>
              <w:rPr>
                <w:rFonts w:ascii="Cambria Math" w:hAnsi="Cambria Math"/>
                <w:i/>
                <w:lang w:val="en-US"/>
              </w:rPr>
            </m:ctrlPr>
          </m:dPr>
          <m:e>
            <m:r>
              <w:rPr>
                <w:rFonts w:ascii="Cambria Math" w:hAnsi="Cambria Math"/>
                <w:lang w:val="en-US"/>
              </w:rPr>
              <m:t>n</m:t>
            </m:r>
          </m:e>
        </m:d>
      </m:oMath>
      <w:r w:rsidRPr="0035783F">
        <w:rPr>
          <w:lang w:val="en-US"/>
        </w:rPr>
        <w:t xml:space="preserve"> và tích lũy giá trị </w:t>
      </w:r>
      <w:r>
        <w:rPr>
          <w:lang w:val="en-US"/>
        </w:rPr>
        <w:t>tích</w:t>
      </w:r>
      <w:r>
        <w:t xml:space="preserve"> phân đến vô hạn. Khi hệ thống thoát khỏi giới hạn bão hòa giá trị tích phân tích lũy này sẽ làm sai lệch hệ thống gây ra mất ổn định.</w:t>
      </w:r>
    </w:p>
    <w:p w14:paraId="5EB6178E" w14:textId="47EBFEED" w:rsidR="0039760F" w:rsidRDefault="00FB46A0" w:rsidP="009C26ED">
      <w:pPr>
        <w:ind w:firstLine="0"/>
        <w:rPr>
          <w:rFonts w:eastAsiaTheme="minorEastAsia"/>
        </w:rPr>
      </w:pPr>
      <w:r>
        <w:rPr>
          <w:rFonts w:eastAsiaTheme="minorEastAsia"/>
          <w:lang w:val="en-US"/>
        </w:rPr>
        <w:t>Nếu</w:t>
      </w:r>
      <w:r w:rsidR="009C26ED">
        <w:rPr>
          <w:rFonts w:eastAsiaTheme="minorEastAsia"/>
        </w:rPr>
        <w:t xml:space="preserve"> ta triệt tiêu các điểm cực để đưa </w:t>
      </w:r>
      <w:r w:rsidR="001F5E20">
        <w:rPr>
          <w:rFonts w:eastAsiaTheme="minorEastAsia"/>
        </w:rPr>
        <w:t xml:space="preserve">các hệ số của bộ điều khiển 2 Poles 2 Zero gồm các hệ hệ số </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→1</m:t>
        </m:r>
      </m:oMath>
      <w:r w:rsidR="0039760F">
        <w:rPr>
          <w:rFonts w:eastAsiaTheme="minorEastAsia"/>
        </w:rPr>
        <w:t xml:space="preserve"> ,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 xml:space="preserve">2 </m:t>
            </m:r>
          </m:sub>
        </m:sSub>
        <m:r>
          <w:rPr>
            <w:rFonts w:ascii="Cambria Math" w:eastAsiaTheme="minorEastAsia" w:hAnsi="Cambria Math"/>
          </w:rPr>
          <m:t>→0</m:t>
        </m:r>
      </m:oMath>
    </w:p>
    <w:p w14:paraId="4BACA8FB" w14:textId="0479DFF1" w:rsidR="00FB46A0" w:rsidRDefault="0039760F" w:rsidP="00FB46A0">
      <w:pPr>
        <w:ind w:firstLine="0"/>
        <w:rPr>
          <w:rFonts w:eastAsiaTheme="minorEastAsia"/>
        </w:rPr>
      </w:pPr>
      <w:r>
        <w:rPr>
          <w:rFonts w:eastAsiaTheme="minorEastAsia"/>
        </w:rPr>
        <w:t>Ta có phương trình sai phân tuyến tính như sau:</w:t>
      </w:r>
    </w:p>
    <w:p w14:paraId="20532409" w14:textId="6F090F39" w:rsidR="0039760F" w:rsidRPr="0039760F" w:rsidRDefault="00392E14" w:rsidP="0039760F">
      <w:pPr>
        <w:ind w:firstLine="0"/>
        <w:rPr>
          <w:rFonts w:eastAsiaTheme="minorEastAsia"/>
        </w:rPr>
      </w:pPr>
      <m:oMathPara>
        <m:oMath>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2p2z</m:t>
              </m:r>
            </m:sub>
          </m:sSub>
          <m:sSup>
            <m:sSupPr>
              <m:ctrlPr>
                <w:ins w:id="29" w:author="Microsoft Word" w:date="2026-05-25T18:02:00Z" w16du:dateUtc="2026-05-25T11:02:00Z">
                  <w:rPr>
                    <w:rFonts w:ascii="Cambria Math" w:eastAsiaTheme="minorEastAsia" w:hAnsi="Cambria Math"/>
                    <w:i/>
                    <w:lang w:val="en-US"/>
                  </w:rPr>
                </w:ins>
              </m:ctrlPr>
            </m:sSupPr>
            <m:e>
              <m:d>
                <m:dPr>
                  <m:begChr m:val="["/>
                  <m:endChr m:val="]"/>
                  <m:ctrlPr>
                    <w:rPr>
                      <w:rFonts w:ascii="Cambria Math" w:eastAsiaTheme="minorEastAsia" w:hAnsi="Cambria Math"/>
                      <w:i/>
                      <w:lang w:val="en-US"/>
                    </w:rPr>
                  </m:ctrlPr>
                </m:dPr>
                <m:e>
                  <m:r>
                    <w:rPr>
                      <w:rFonts w:ascii="Cambria Math" w:eastAsiaTheme="minorEastAsia" w:hAnsi="Cambria Math"/>
                      <w:lang w:val="en-US"/>
                    </w:rPr>
                    <m:t>n</m:t>
                  </m:r>
                </m:e>
              </m:d>
            </m:e>
            <m:sup>
              <m:r>
                <w:ins w:id="30" w:author="Microsoft Word" w:date="2026-05-25T18:02:00Z" w16du:dateUtc="2026-05-25T11:02:00Z">
                  <w:rPr>
                    <w:rFonts w:ascii="Cambria Math" w:eastAsiaTheme="minorEastAsia" w:hAnsi="Cambria Math"/>
                    <w:lang w:val="en-US"/>
                  </w:rPr>
                  <m:t>'</m:t>
                </w:ins>
              </m:r>
            </m:sup>
          </m:sSup>
          <m:r>
            <w:rPr>
              <w:rFonts w:ascii="Cambria Math" w:eastAsiaTheme="minorEastAsia" w:hAnsi="Cambria Math"/>
              <w:lang w:val="en-US"/>
            </w:rPr>
            <m:t>=y</m:t>
          </m:r>
          <m:d>
            <m:dPr>
              <m:begChr m:val="["/>
              <m:endChr m:val="]"/>
              <m:ctrlPr>
                <w:rPr>
                  <w:rFonts w:ascii="Cambria Math" w:eastAsiaTheme="minorEastAsia" w:hAnsi="Cambria Math"/>
                  <w:i/>
                  <w:lang w:val="en-US"/>
                </w:rPr>
              </m:ctrlPr>
            </m:dPr>
            <m:e>
              <m:r>
                <w:rPr>
                  <w:rFonts w:ascii="Cambria Math" w:eastAsiaTheme="minorEastAsia" w:hAnsi="Cambria Math"/>
                  <w:lang w:val="en-US"/>
                </w:rPr>
                <m:t>n-1</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m:t>
              </m:r>
            </m:sub>
          </m:sSub>
          <m:r>
            <w:rPr>
              <w:rFonts w:ascii="Cambria Math" w:eastAsiaTheme="minorEastAsia" w:hAnsi="Cambria Math"/>
              <w:lang w:val="en-US"/>
            </w:rPr>
            <m:t>x</m:t>
          </m:r>
          <m:d>
            <m:dPr>
              <m:begChr m:val="["/>
              <m:endChr m:val="]"/>
              <m:ctrlPr>
                <w:rPr>
                  <w:rFonts w:ascii="Cambria Math" w:eastAsiaTheme="minorEastAsia" w:hAnsi="Cambria Math"/>
                  <w:i/>
                  <w:lang w:val="en-US"/>
                </w:rPr>
              </m:ctrlPr>
            </m:dPr>
            <m:e>
              <m:r>
                <w:rPr>
                  <w:rFonts w:ascii="Cambria Math" w:eastAsiaTheme="minorEastAsia" w:hAnsi="Cambria Math"/>
                  <w:lang w:val="en-US"/>
                </w:rPr>
                <m:t>n</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1</m:t>
              </m:r>
            </m:sub>
          </m:sSub>
          <m:r>
            <w:rPr>
              <w:rFonts w:ascii="Cambria Math" w:eastAsiaTheme="minorEastAsia" w:hAnsi="Cambria Math"/>
              <w:lang w:val="en-US"/>
            </w:rPr>
            <m:t>x</m:t>
          </m:r>
          <m:d>
            <m:dPr>
              <m:begChr m:val="["/>
              <m:endChr m:val="]"/>
              <m:ctrlPr>
                <w:rPr>
                  <w:rFonts w:ascii="Cambria Math" w:eastAsiaTheme="minorEastAsia" w:hAnsi="Cambria Math"/>
                  <w:i/>
                  <w:lang w:val="en-US"/>
                </w:rPr>
              </m:ctrlPr>
            </m:dPr>
            <m:e>
              <m:r>
                <w:rPr>
                  <w:rFonts w:ascii="Cambria Math" w:eastAsiaTheme="minorEastAsia" w:hAnsi="Cambria Math"/>
                  <w:lang w:val="en-US"/>
                </w:rPr>
                <m:t>n-1</m:t>
              </m:r>
            </m:e>
          </m:d>
        </m:oMath>
      </m:oMathPara>
    </w:p>
    <w:p w14:paraId="6FA2342C" w14:textId="77777777" w:rsidR="00E60909" w:rsidRDefault="003B5BCB" w:rsidP="00F6521D">
      <w:pPr>
        <w:ind w:firstLine="0"/>
        <w:rPr>
          <w:rFonts w:eastAsiaTheme="minorEastAsia"/>
        </w:rPr>
      </w:pPr>
      <w:r w:rsidRPr="003B5BCB">
        <w:rPr>
          <w:rFonts w:eastAsiaTheme="minorEastAsia"/>
        </w:rPr>
        <w:t xml:space="preserve">Biểu thức này </w:t>
      </w:r>
      <w:r>
        <w:rPr>
          <w:rFonts w:eastAsiaTheme="minorEastAsia"/>
        </w:rPr>
        <w:t>giống với</w:t>
      </w:r>
      <w:r w:rsidRPr="003B5BCB">
        <w:rPr>
          <w:rFonts w:eastAsiaTheme="minorEastAsia"/>
        </w:rPr>
        <w:t xml:space="preserve"> cấu trúc của một bộ điều khiển PI số được số hóa bằng phép biến đổi hình thang (Tustin PI)</w:t>
      </w:r>
      <w:r>
        <w:rPr>
          <w:rFonts w:eastAsiaTheme="minorEastAsia"/>
        </w:rPr>
        <w:t>.</w:t>
      </w:r>
      <w:r w:rsidR="00F6521D">
        <w:rPr>
          <w:rFonts w:eastAsiaTheme="minorEastAsia"/>
        </w:rPr>
        <w:t xml:space="preserve"> </w:t>
      </w:r>
    </w:p>
    <w:p w14:paraId="4D7CAFE0" w14:textId="171E2FDA" w:rsidR="00E60909" w:rsidRDefault="00725FE4" w:rsidP="00E60909">
      <w:pPr>
        <w:ind w:firstLine="576"/>
      </w:pPr>
      <w:r>
        <w:t xml:space="preserve">Bộ điều khiển này có một </w:t>
      </w:r>
      <w:r w:rsidR="00F6521D">
        <w:t xml:space="preserve">bộ </w:t>
      </w:r>
      <w:r>
        <w:t xml:space="preserve">bù với chức năng như một </w:t>
      </w:r>
      <w:r w:rsidRPr="00725FE4">
        <w:t xml:space="preserve">bộ </w:t>
      </w:r>
      <w:r w:rsidR="00F6521D">
        <w:t>lọc đầu vào</w:t>
      </w:r>
      <w:r w:rsidR="00B72EC5">
        <w:t xml:space="preserve"> và một phần phương trình sai phân tuyến tính </w:t>
      </w:r>
      <w:r w:rsidR="00BB658E">
        <w:t xml:space="preserve">suy biến </w:t>
      </w:r>
      <w:r w:rsidR="00554C33">
        <w:t xml:space="preserve">giống với một bộ điều khiển PI </w:t>
      </w:r>
      <w:r w:rsidRPr="00725FE4">
        <w:t xml:space="preserve">việc triển khai </w:t>
      </w:r>
      <w:r>
        <w:t xml:space="preserve">bộ điều khiển </w:t>
      </w:r>
      <w:r w:rsidRPr="00725FE4">
        <w:t xml:space="preserve">2P2Z </w:t>
      </w:r>
      <w:r w:rsidR="00554C33">
        <w:t>có thể giải quyết phần bão hòa tích phân bằng cách</w:t>
      </w:r>
      <w:r w:rsidR="001620B7">
        <w:t xml:space="preserve"> tính tích của hai thành phần này như ở phương trình </w:t>
      </w:r>
      <w:r w:rsidR="001620B7" w:rsidRPr="001620B7">
        <w:rPr>
          <w:highlight w:val="yellow"/>
        </w:rPr>
        <w:t>()</w:t>
      </w:r>
      <w:r w:rsidR="001620B7">
        <w:t xml:space="preserve"> sau:</w:t>
      </w:r>
    </w:p>
    <w:p w14:paraId="2C805600" w14:textId="1DC7FC3E" w:rsidR="00B8534B" w:rsidRPr="0027107D" w:rsidRDefault="00B8534B" w:rsidP="00B8534B">
      <w:pPr>
        <w:ind w:firstLine="576"/>
        <w:rPr>
          <w:rFonts w:eastAsiaTheme="minorEastAsia"/>
          <w:i/>
        </w:rPr>
      </w:pPr>
      <m:oMathPara>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2P2Z</m:t>
              </m:r>
            </m:sub>
          </m:sSub>
          <m:d>
            <m:dPr>
              <m:ctrlPr>
                <w:rPr>
                  <w:rFonts w:ascii="Cambria Math" w:hAnsi="Cambria Math"/>
                  <w:i/>
                  <w:lang w:val="en-US"/>
                </w:rPr>
              </m:ctrlPr>
            </m:dPr>
            <m:e>
              <m:r>
                <w:rPr>
                  <w:rFonts w:ascii="Cambria Math" w:hAnsi="Cambria Math"/>
                  <w:lang w:val="en-US"/>
                </w:rPr>
                <m:t>z</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PI</m:t>
              </m:r>
            </m:sub>
          </m:sSub>
          <m:d>
            <m:dPr>
              <m:ctrlPr>
                <w:rPr>
                  <w:rFonts w:ascii="Cambria Math" w:hAnsi="Cambria Math"/>
                  <w:i/>
                  <w:lang w:val="en-US"/>
                </w:rPr>
              </m:ctrlPr>
            </m:dPr>
            <m:e>
              <m:r>
                <w:rPr>
                  <w:rFonts w:ascii="Cambria Math" w:hAnsi="Cambria Math"/>
                  <w:lang w:val="en-US"/>
                </w:rPr>
                <m:t>z</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H</m:t>
              </m:r>
              <m:ctrlPr>
                <w:rPr>
                  <w:rFonts w:ascii="Cambria Math" w:hAnsi="Cambria Math"/>
                  <w:lang w:val="en-US"/>
                </w:rPr>
              </m:ctrlPr>
            </m:e>
            <m:sub>
              <m:r>
                <w:rPr>
                  <w:rFonts w:ascii="Cambria Math" w:hAnsi="Cambria Math"/>
                  <w:lang w:val="en-US"/>
                </w:rPr>
                <m:t>F</m:t>
              </m:r>
            </m:sub>
          </m:sSub>
          <m:d>
            <m:dPr>
              <m:ctrlPr>
                <w:rPr>
                  <w:rFonts w:ascii="Cambria Math" w:hAnsi="Cambria Math"/>
                  <w:i/>
                  <w:lang w:val="en-US"/>
                </w:rPr>
              </m:ctrlPr>
            </m:dPr>
            <m:e>
              <m:r>
                <w:rPr>
                  <w:rFonts w:ascii="Cambria Math" w:hAnsi="Cambria Math"/>
                  <w:lang w:val="en-US"/>
                </w:rPr>
                <m:t>z</m:t>
              </m:r>
            </m:e>
          </m:d>
        </m:oMath>
      </m:oMathPara>
    </w:p>
    <w:p w14:paraId="26B035F3" w14:textId="56EF559C" w:rsidR="00A778DC" w:rsidRPr="00A13537" w:rsidRDefault="0027107D" w:rsidP="00A778DC">
      <w:pPr>
        <w:ind w:firstLine="0"/>
        <w:rPr>
          <w:rFonts w:eastAsiaTheme="minorEastAsia"/>
          <w:iCs/>
          <w:lang w:val="en-US"/>
        </w:rPr>
      </w:pPr>
      <w:r>
        <w:rPr>
          <w:rFonts w:eastAsiaTheme="minorEastAsia"/>
          <w:iCs/>
        </w:rPr>
        <w:t xml:space="preserve">Với </w:t>
      </w:r>
      <w:r w:rsidR="00E7315B">
        <w:rPr>
          <w:rFonts w:eastAsiaTheme="minorEastAsia"/>
          <w:iCs/>
        </w:rPr>
        <w:t>:</w:t>
      </w:r>
    </w:p>
    <w:p w14:paraId="2F01E012" w14:textId="0F658DEA" w:rsidR="00A778DC" w:rsidRPr="00E7315B" w:rsidRDefault="001B7993" w:rsidP="00A778DC">
      <w:pPr>
        <w:ind w:firstLine="0"/>
        <w:rPr>
          <w:rFonts w:eastAsiaTheme="minorEastAsia"/>
          <w:iCs/>
        </w:rPr>
      </w:pPr>
      <m:oMathPara>
        <m:oMathParaPr>
          <m:jc m:val="left"/>
        </m:oMathParaPr>
        <m:oMath>
          <m:sSub>
            <m:sSubPr>
              <m:ctrlPr>
                <w:rPr>
                  <w:rFonts w:ascii="Cambria Math" w:hAnsi="Cambria Math"/>
                  <w:i/>
                  <w:iCs/>
                  <w:lang w:val="en-US"/>
                </w:rPr>
              </m:ctrlPr>
            </m:sSubPr>
            <m:e>
              <m:r>
                <w:rPr>
                  <w:rFonts w:ascii="Cambria Math" w:hAnsi="Cambria Math"/>
                  <w:lang w:val="en-US"/>
                </w:rPr>
                <m:t>H</m:t>
              </m:r>
            </m:e>
            <m:sub>
              <m:r>
                <w:rPr>
                  <w:rFonts w:ascii="Cambria Math" w:hAnsi="Cambria Math"/>
                  <w:lang w:val="en-US"/>
                </w:rPr>
                <m:t>PI</m:t>
              </m:r>
            </m:sub>
          </m:sSub>
          <m:d>
            <m:dPr>
              <m:ctrlPr>
                <w:rPr>
                  <w:rFonts w:ascii="Cambria Math" w:hAnsi="Cambria Math"/>
                  <w:i/>
                  <w:iCs/>
                  <w:lang w:val="en-US"/>
                </w:rPr>
              </m:ctrlPr>
            </m:dPr>
            <m:e>
              <m:r>
                <w:rPr>
                  <w:rFonts w:ascii="Cambria Math" w:hAnsi="Cambria Math"/>
                  <w:lang w:val="en-US"/>
                </w:rPr>
                <m:t>z</m:t>
              </m:r>
            </m:e>
          </m:d>
          <m:r>
            <w:rPr>
              <w:rFonts w:ascii="Cambria Math" w:hAnsi="Cambria Math"/>
              <w:lang w:val="en-US"/>
            </w:rPr>
            <m:t>=</m:t>
          </m:r>
          <m:f>
            <m:fPr>
              <m:ctrlPr>
                <w:rPr>
                  <w:rFonts w:ascii="Cambria Math" w:hAnsi="Cambria Math"/>
                  <w:iCs/>
                  <w:lang w:val="en-US"/>
                </w:rPr>
              </m:ctrlPr>
            </m:fPr>
            <m:num>
              <m:sSub>
                <m:sSubPr>
                  <m:ctrlPr>
                    <w:rPr>
                      <w:rFonts w:ascii="Cambria Math" w:hAnsi="Cambria Math"/>
                      <w:i/>
                      <w:iCs/>
                      <w:lang w:val="en-US"/>
                    </w:rPr>
                  </m:ctrlPr>
                </m:sSubPr>
                <m:e>
                  <m:r>
                    <w:rPr>
                      <w:rFonts w:ascii="Cambria Math" w:hAnsi="Cambria Math"/>
                      <w:lang w:val="en-US"/>
                    </w:rPr>
                    <m:t>B</m:t>
                  </m:r>
                </m:e>
                <m:sub>
                  <m:r>
                    <w:rPr>
                      <w:rFonts w:ascii="Cambria Math" w:hAnsi="Cambria Math"/>
                      <w:lang w:val="en-US"/>
                    </w:rPr>
                    <m:t>0</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B</m:t>
                  </m:r>
                </m:e>
                <m:sub>
                  <m:r>
                    <w:rPr>
                      <w:rFonts w:ascii="Cambria Math" w:hAnsi="Cambria Math"/>
                      <w:lang w:val="en-US"/>
                    </w:rPr>
                    <m:t>1</m:t>
                  </m:r>
                </m:sub>
              </m:sSub>
              <m:r>
                <w:rPr>
                  <w:rFonts w:ascii="Cambria Math" w:hAnsi="Cambria Math"/>
                  <w:lang w:val="en-US"/>
                </w:rPr>
                <m:t>∙</m:t>
              </m:r>
              <m:sSup>
                <m:sSupPr>
                  <m:ctrlPr>
                    <w:rPr>
                      <w:rFonts w:ascii="Cambria Math" w:hAnsi="Cambria Math"/>
                      <w:i/>
                      <w:iCs/>
                      <w:lang w:val="en-US"/>
                    </w:rPr>
                  </m:ctrlPr>
                </m:sSupPr>
                <m:e>
                  <m:r>
                    <w:rPr>
                      <w:rFonts w:ascii="Cambria Math" w:hAnsi="Cambria Math"/>
                      <w:lang w:val="en-US"/>
                    </w:rPr>
                    <m:t>z</m:t>
                  </m:r>
                </m:e>
                <m:sup>
                  <m:r>
                    <w:rPr>
                      <w:rFonts w:ascii="Cambria Math" w:hAnsi="Cambria Math"/>
                      <w:lang w:val="en-US"/>
                    </w:rPr>
                    <m:t>-1</m:t>
                  </m:r>
                </m:sup>
              </m:sSup>
              <m:ctrlPr>
                <w:rPr>
                  <w:rFonts w:ascii="Cambria Math" w:hAnsi="Cambria Math"/>
                  <w:i/>
                  <w:iCs/>
                  <w:lang w:val="en-US"/>
                </w:rPr>
              </m:ctrlPr>
            </m:num>
            <m:den>
              <m:r>
                <w:rPr>
                  <w:rFonts w:ascii="Cambria Math" w:hAnsi="Cambria Math"/>
                  <w:lang w:val="en-US"/>
                </w:rPr>
                <m:t>1-</m:t>
              </m:r>
              <m:sSup>
                <m:sSupPr>
                  <m:ctrlPr>
                    <w:rPr>
                      <w:rFonts w:ascii="Cambria Math" w:hAnsi="Cambria Math"/>
                      <w:i/>
                      <w:iCs/>
                      <w:lang w:val="en-US"/>
                    </w:rPr>
                  </m:ctrlPr>
                </m:sSupPr>
                <m:e>
                  <m:r>
                    <w:rPr>
                      <w:rFonts w:ascii="Cambria Math" w:hAnsi="Cambria Math"/>
                      <w:lang w:val="en-US"/>
                    </w:rPr>
                    <m:t>z</m:t>
                  </m:r>
                </m:e>
                <m:sup>
                  <m:r>
                    <w:rPr>
                      <w:rFonts w:ascii="Cambria Math" w:hAnsi="Cambria Math"/>
                      <w:lang w:val="en-US"/>
                    </w:rPr>
                    <m:t>-1</m:t>
                  </m:r>
                </m:sup>
              </m:sSup>
              <m:ctrlPr>
                <w:rPr>
                  <w:rFonts w:ascii="Cambria Math" w:hAnsi="Cambria Math"/>
                  <w:i/>
                  <w:iCs/>
                  <w:lang w:val="en-US"/>
                </w:rPr>
              </m:ctrlPr>
            </m:den>
          </m:f>
        </m:oMath>
      </m:oMathPara>
    </w:p>
    <w:p w14:paraId="2A0169FB" w14:textId="69AD6701" w:rsidR="00E7315B" w:rsidRDefault="00E7315B" w:rsidP="00E7315B">
      <w:pPr>
        <w:ind w:firstLine="0"/>
        <w:rPr>
          <w:iCs/>
        </w:rPr>
      </w:pPr>
      <w:r>
        <w:rPr>
          <w:iCs/>
        </w:rPr>
        <w:t xml:space="preserve">Từ hàm truyền trên ta có phương trình sai phân tuyến tính </w:t>
      </w:r>
      <w:r>
        <w:rPr>
          <w:iCs/>
        </w:rPr>
        <w:t xml:space="preserve">của bộ PI </w:t>
      </w:r>
      <w:r>
        <w:rPr>
          <w:iCs/>
        </w:rPr>
        <w:t>như sau:</w:t>
      </w:r>
    </w:p>
    <w:p w14:paraId="283DC8B7" w14:textId="16E17A53" w:rsidR="001E1FB6" w:rsidRPr="001E1FB6" w:rsidRDefault="001E1FB6" w:rsidP="001E1FB6">
      <w:pPr>
        <w:ind w:firstLine="0"/>
        <w:rPr>
          <w:rFonts w:ascii="Cambria Math" w:hAnsi="Cambria Math"/>
          <w:i/>
          <w:iCs/>
        </w:rPr>
      </w:pPr>
      <m:oMathPara>
        <m:oMath>
          <m:sSub>
            <m:sSubPr>
              <m:ctrlPr>
                <w:rPr>
                  <w:rFonts w:ascii="Cambria Math" w:hAnsi="Cambria Math"/>
                  <w:i/>
                  <w:iCs/>
                  <w:lang w:val="en-US"/>
                </w:rPr>
              </m:ctrlPr>
            </m:sSubPr>
            <m:e>
              <m:r>
                <w:rPr>
                  <w:rFonts w:ascii="Cambria Math" w:hAnsi="Cambria Math"/>
                  <w:lang w:val="en-US"/>
                </w:rPr>
                <m:t>y</m:t>
              </m:r>
            </m:e>
            <m:sub>
              <m:r>
                <w:rPr>
                  <w:rFonts w:ascii="Cambria Math" w:hAnsi="Cambria Math"/>
                  <w:lang w:val="en-US"/>
                </w:rPr>
                <m:t>pi</m:t>
              </m:r>
            </m:sub>
          </m:sSub>
          <m:d>
            <m:dPr>
              <m:begChr m:val="["/>
              <m:endChr m:val="]"/>
              <m:ctrlPr>
                <w:rPr>
                  <w:rFonts w:ascii="Cambria Math" w:hAnsi="Cambria Math"/>
                  <w:i/>
                  <w:iCs/>
                  <w:lang w:val="en-US"/>
                </w:rPr>
              </m:ctrlPr>
            </m:dPr>
            <m:e>
              <m:r>
                <w:rPr>
                  <w:rFonts w:ascii="Cambria Math" w:hAnsi="Cambria Math"/>
                  <w:lang w:val="en-US"/>
                </w:rPr>
                <m:t>n</m:t>
              </m:r>
            </m:e>
          </m:d>
          <m:r>
            <w:rPr>
              <w:rFonts w:ascii="Cambria Math" w:hAnsi="Cambria Math"/>
              <w:lang w:val="en-US"/>
            </w:rPr>
            <m:t>=</m:t>
          </m:r>
          <m:sSub>
            <m:sSubPr>
              <m:ctrlPr>
                <w:rPr>
                  <w:rFonts w:ascii="Cambria Math" w:hAnsi="Cambria Math"/>
                  <w:i/>
                  <w:iCs/>
                  <w:lang w:val="en-US"/>
                </w:rPr>
              </m:ctrlPr>
            </m:sSubPr>
            <m:e>
              <m:r>
                <w:rPr>
                  <w:rFonts w:ascii="Cambria Math" w:hAnsi="Cambria Math"/>
                  <w:lang w:val="en-US"/>
                </w:rPr>
                <m:t>y</m:t>
              </m:r>
            </m:e>
            <m:sub>
              <m:r>
                <w:rPr>
                  <w:rFonts w:ascii="Cambria Math" w:hAnsi="Cambria Math"/>
                  <w:lang w:val="en-US"/>
                </w:rPr>
                <m:t>pi</m:t>
              </m:r>
            </m:sub>
          </m:sSub>
          <m:d>
            <m:dPr>
              <m:begChr m:val="["/>
              <m:endChr m:val="]"/>
              <m:ctrlPr>
                <w:rPr>
                  <w:rFonts w:ascii="Cambria Math" w:hAnsi="Cambria Math"/>
                  <w:i/>
                  <w:iCs/>
                  <w:lang w:val="en-US"/>
                </w:rPr>
              </m:ctrlPr>
            </m:dPr>
            <m:e>
              <m:r>
                <w:rPr>
                  <w:rFonts w:ascii="Cambria Math" w:hAnsi="Cambria Math"/>
                  <w:lang w:val="en-US"/>
                </w:rPr>
                <m:t>n-1</m:t>
              </m:r>
            </m:e>
          </m:d>
          <m:r>
            <w:rPr>
              <w:rFonts w:ascii="Cambria Math" w:hAnsi="Cambria Math"/>
              <w:lang w:val="en-US"/>
            </w:rPr>
            <m:t>+</m:t>
          </m:r>
          <m:sSub>
            <m:sSubPr>
              <m:ctrlPr>
                <w:rPr>
                  <w:rFonts w:ascii="Cambria Math" w:hAnsi="Cambria Math"/>
                  <w:i/>
                  <w:iCs/>
                  <w:lang w:val="en-US"/>
                </w:rPr>
              </m:ctrlPr>
            </m:sSubPr>
            <m:e>
              <m:r>
                <w:rPr>
                  <w:rFonts w:ascii="Cambria Math" w:hAnsi="Cambria Math"/>
                  <w:lang w:val="en-US"/>
                </w:rPr>
                <m:t>B</m:t>
              </m:r>
            </m:e>
            <m:sub>
              <m:r>
                <w:rPr>
                  <w:rFonts w:ascii="Cambria Math" w:hAnsi="Cambria Math"/>
                  <w:lang w:val="en-US"/>
                </w:rPr>
                <m:t>0</m:t>
              </m:r>
            </m:sub>
          </m:sSub>
          <m:r>
            <w:rPr>
              <w:rFonts w:ascii="Cambria Math" w:hAnsi="Cambria Math"/>
              <w:lang w:val="en-US"/>
            </w:rPr>
            <m:t>∙</m:t>
          </m:r>
          <m:r>
            <w:rPr>
              <w:rFonts w:ascii="Cambria Math" w:hAnsi="Cambria Math"/>
              <w:lang w:val="en-US"/>
            </w:rPr>
            <m:t>x</m:t>
          </m:r>
          <m:d>
            <m:dPr>
              <m:begChr m:val="["/>
              <m:endChr m:val="]"/>
              <m:ctrlPr>
                <w:rPr>
                  <w:rFonts w:ascii="Cambria Math" w:hAnsi="Cambria Math"/>
                  <w:i/>
                  <w:iCs/>
                  <w:lang w:val="en-US"/>
                </w:rPr>
              </m:ctrlPr>
            </m:dPr>
            <m:e>
              <m:r>
                <w:rPr>
                  <w:rFonts w:ascii="Cambria Math" w:hAnsi="Cambria Math"/>
                  <w:lang w:val="en-US"/>
                </w:rPr>
                <m:t>n</m:t>
              </m:r>
            </m:e>
          </m:d>
          <m:r>
            <w:rPr>
              <w:rFonts w:ascii="Cambria Math" w:hAnsi="Cambria Math"/>
              <w:lang w:val="en-US"/>
            </w:rPr>
            <m:t>+</m:t>
          </m:r>
          <m:sSub>
            <m:sSubPr>
              <m:ctrlPr>
                <w:rPr>
                  <w:rFonts w:ascii="Cambria Math" w:hAnsi="Cambria Math"/>
                  <w:i/>
                  <w:iCs/>
                  <w:lang w:val="en-US"/>
                </w:rPr>
              </m:ctrlPr>
            </m:sSubPr>
            <m:e>
              <m:r>
                <w:rPr>
                  <w:rFonts w:ascii="Cambria Math" w:hAnsi="Cambria Math"/>
                  <w:lang w:val="en-US"/>
                </w:rPr>
                <m:t>B</m:t>
              </m:r>
            </m:e>
            <m:sub>
              <m:r>
                <w:rPr>
                  <w:rFonts w:ascii="Cambria Math" w:hAnsi="Cambria Math"/>
                  <w:lang w:val="en-US"/>
                </w:rPr>
                <m:t>1</m:t>
              </m:r>
            </m:sub>
          </m:sSub>
          <m:r>
            <w:rPr>
              <w:rFonts w:ascii="Cambria Math" w:hAnsi="Cambria Math"/>
              <w:lang w:val="en-US"/>
            </w:rPr>
            <m:t>∙</m:t>
          </m:r>
          <m:r>
            <w:rPr>
              <w:rFonts w:ascii="Cambria Math" w:hAnsi="Cambria Math"/>
              <w:lang w:val="en-US"/>
            </w:rPr>
            <m:t>x</m:t>
          </m:r>
          <m:d>
            <m:dPr>
              <m:begChr m:val="["/>
              <m:endChr m:val="]"/>
              <m:ctrlPr>
                <w:rPr>
                  <w:rFonts w:ascii="Cambria Math" w:hAnsi="Cambria Math"/>
                  <w:i/>
                  <w:iCs/>
                  <w:lang w:val="en-US"/>
                </w:rPr>
              </m:ctrlPr>
            </m:dPr>
            <m:e>
              <m:r>
                <w:rPr>
                  <w:rFonts w:ascii="Cambria Math" w:hAnsi="Cambria Math"/>
                  <w:lang w:val="en-US"/>
                </w:rPr>
                <m:t>n-1</m:t>
              </m:r>
            </m:e>
          </m:d>
        </m:oMath>
      </m:oMathPara>
    </w:p>
    <w:p w14:paraId="45A76A14" w14:textId="6E7BE149" w:rsidR="00A778DC" w:rsidRPr="00A778DC" w:rsidRDefault="00A778DC" w:rsidP="00A778DC">
      <w:pPr>
        <w:ind w:firstLine="0"/>
        <w:rPr>
          <w:rFonts w:eastAsiaTheme="minorEastAsia"/>
          <w:iCs/>
        </w:rPr>
      </w:pPr>
      <m:oMathPara>
        <m:oMathParaPr>
          <m:jc m:val="left"/>
        </m:oMathParaPr>
        <m:oMath>
          <m:sSub>
            <m:sSubPr>
              <m:ctrlPr>
                <w:rPr>
                  <w:rFonts w:ascii="Cambria Math" w:hAnsi="Cambria Math"/>
                  <w:i/>
                  <w:iCs/>
                  <w:lang w:val="en-US"/>
                </w:rPr>
              </m:ctrlPr>
            </m:sSubPr>
            <m:e>
              <m:r>
                <w:rPr>
                  <w:rFonts w:ascii="Cambria Math" w:hAnsi="Cambria Math"/>
                  <w:lang w:val="en-US"/>
                </w:rPr>
                <m:t>H</m:t>
              </m:r>
            </m:e>
            <m:sub>
              <m:r>
                <w:rPr>
                  <w:rFonts w:ascii="Cambria Math" w:hAnsi="Cambria Math"/>
                  <w:lang w:val="en-US"/>
                </w:rPr>
                <m:t>F</m:t>
              </m:r>
            </m:sub>
          </m:sSub>
          <m:d>
            <m:dPr>
              <m:ctrlPr>
                <w:rPr>
                  <w:rFonts w:ascii="Cambria Math" w:hAnsi="Cambria Math"/>
                  <w:i/>
                  <w:iCs/>
                  <w:lang w:val="en-US"/>
                </w:rPr>
              </m:ctrlPr>
            </m:dPr>
            <m:e>
              <m:r>
                <w:rPr>
                  <w:rFonts w:ascii="Cambria Math" w:hAnsi="Cambria Math"/>
                  <w:lang w:val="en-US"/>
                </w:rPr>
                <m:t>z</m:t>
              </m:r>
            </m:e>
          </m:d>
          <m:r>
            <w:rPr>
              <w:rFonts w:ascii="Cambria Math" w:hAnsi="Cambria Math"/>
              <w:lang w:val="en-US"/>
            </w:rPr>
            <m:t>=</m:t>
          </m:r>
          <m:f>
            <m:fPr>
              <m:ctrlPr>
                <w:rPr>
                  <w:rFonts w:ascii="Cambria Math" w:hAnsi="Cambria Math"/>
                  <w:iCs/>
                  <w:lang w:val="en-US"/>
                </w:rPr>
              </m:ctrlPr>
            </m:fPr>
            <m:num>
              <m:sSub>
                <m:sSubPr>
                  <m:ctrlPr>
                    <w:rPr>
                      <w:rFonts w:ascii="Cambria Math" w:hAnsi="Cambria Math"/>
                      <w:i/>
                      <w:iCs/>
                      <w:lang w:val="en-US"/>
                    </w:rPr>
                  </m:ctrlPr>
                </m:sSubPr>
                <m:e>
                  <m:r>
                    <w:rPr>
                      <w:rFonts w:ascii="Cambria Math" w:hAnsi="Cambria Math"/>
                      <w:lang w:val="en-US"/>
                    </w:rPr>
                    <m:t>B</m:t>
                  </m:r>
                </m:e>
                <m:sub>
                  <m:r>
                    <w:rPr>
                      <w:rFonts w:ascii="Cambria Math" w:hAnsi="Cambria Math"/>
                      <w:lang w:val="en-US"/>
                    </w:rPr>
                    <m:t>0</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B</m:t>
                  </m:r>
                </m:e>
                <m:sub>
                  <m:r>
                    <w:rPr>
                      <w:rFonts w:ascii="Cambria Math" w:hAnsi="Cambria Math"/>
                      <w:lang w:val="en-US"/>
                    </w:rPr>
                    <m:t>1</m:t>
                  </m:r>
                </m:sub>
              </m:sSub>
              <m:r>
                <w:rPr>
                  <w:rFonts w:ascii="Cambria Math" w:hAnsi="Cambria Math"/>
                  <w:lang w:val="en-US"/>
                </w:rPr>
                <m:t>∙</m:t>
              </m:r>
              <m:sSup>
                <m:sSupPr>
                  <m:ctrlPr>
                    <w:rPr>
                      <w:rFonts w:ascii="Cambria Math" w:hAnsi="Cambria Math"/>
                      <w:i/>
                      <w:iCs/>
                      <w:lang w:val="en-US"/>
                    </w:rPr>
                  </m:ctrlPr>
                </m:sSupPr>
                <m:e>
                  <m:r>
                    <w:rPr>
                      <w:rFonts w:ascii="Cambria Math" w:hAnsi="Cambria Math"/>
                      <w:lang w:val="en-US"/>
                    </w:rPr>
                    <m:t>z</m:t>
                  </m:r>
                </m:e>
                <m:sup>
                  <m:r>
                    <w:rPr>
                      <w:rFonts w:ascii="Cambria Math" w:hAnsi="Cambria Math"/>
                      <w:lang w:val="en-US"/>
                    </w:rPr>
                    <m:t>-1</m:t>
                  </m:r>
                </m:sup>
              </m:sSup>
              <m:ctrlPr>
                <w:rPr>
                  <w:rFonts w:ascii="Cambria Math" w:hAnsi="Cambria Math"/>
                  <w:i/>
                  <w:iCs/>
                  <w:lang w:val="en-US"/>
                </w:rPr>
              </m:ctrlPr>
            </m:num>
            <m:den>
              <m:r>
                <w:rPr>
                  <w:rFonts w:ascii="Cambria Math" w:hAnsi="Cambria Math"/>
                  <w:lang w:val="en-US"/>
                </w:rPr>
                <m:t>1-</m:t>
              </m:r>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1</m:t>
                  </m:r>
                </m:sub>
              </m:sSub>
              <m:r>
                <w:rPr>
                  <w:rFonts w:ascii="Cambria Math" w:hAnsi="Cambria Math"/>
                  <w:lang w:val="en-US"/>
                </w:rPr>
                <m:t>∙</m:t>
              </m:r>
              <m:sSup>
                <m:sSupPr>
                  <m:ctrlPr>
                    <w:rPr>
                      <w:rFonts w:ascii="Cambria Math" w:hAnsi="Cambria Math"/>
                      <w:i/>
                      <w:iCs/>
                      <w:lang w:val="en-US"/>
                    </w:rPr>
                  </m:ctrlPr>
                </m:sSupPr>
                <m:e>
                  <m:r>
                    <w:rPr>
                      <w:rFonts w:ascii="Cambria Math" w:hAnsi="Cambria Math"/>
                      <w:lang w:val="en-US"/>
                    </w:rPr>
                    <m:t>z</m:t>
                  </m:r>
                </m:e>
                <m:sup>
                  <m:r>
                    <w:rPr>
                      <w:rFonts w:ascii="Cambria Math" w:hAnsi="Cambria Math"/>
                      <w:lang w:val="en-US"/>
                    </w:rPr>
                    <m:t>-1</m:t>
                  </m:r>
                </m:sup>
              </m:sSup>
              <m:ctrlPr>
                <w:rPr>
                  <w:rFonts w:ascii="Cambria Math" w:hAnsi="Cambria Math"/>
                  <w:i/>
                  <w:iCs/>
                  <w:lang w:val="en-US"/>
                </w:rPr>
              </m:ctrlPr>
            </m:den>
          </m:f>
        </m:oMath>
      </m:oMathPara>
    </w:p>
    <w:p w14:paraId="77DD70BE" w14:textId="47D5A9A5" w:rsidR="00A778DC" w:rsidRDefault="00A778DC" w:rsidP="001B7993">
      <w:pPr>
        <w:ind w:firstLine="0"/>
        <w:rPr>
          <w:iCs/>
        </w:rPr>
      </w:pPr>
      <w:r>
        <w:rPr>
          <w:iCs/>
        </w:rPr>
        <w:t>Từ hàm truyền trên ta có phương trình sai phân tuyến tính như sau:</w:t>
      </w:r>
    </w:p>
    <w:p w14:paraId="2682773D" w14:textId="233B12D6" w:rsidR="001E1FB6" w:rsidRPr="001E1FB6" w:rsidRDefault="001E1FB6" w:rsidP="001E1FB6">
      <w:pPr>
        <w:keepNext/>
        <w:ind w:firstLine="576"/>
        <w:rPr>
          <w:lang w:val="en-US"/>
        </w:rPr>
      </w:pPr>
      <m:oMathPara>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f</m:t>
              </m:r>
            </m:sub>
          </m:sSub>
          <m:d>
            <m:dPr>
              <m:begChr m:val="["/>
              <m:endChr m:val="]"/>
              <m:ctrlPr>
                <w:rPr>
                  <w:rFonts w:ascii="Cambria Math" w:hAnsi="Cambria Math"/>
                  <w:i/>
                  <w:lang w:val="en-US"/>
                </w:rPr>
              </m:ctrlPr>
            </m:dPr>
            <m:e>
              <m:r>
                <w:rPr>
                  <w:rFonts w:ascii="Cambria Math" w:hAnsi="Cambria Math"/>
                  <w:lang w:val="en-US"/>
                </w:rPr>
                <m:t>n</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m:t>
              </m:r>
              <m:r>
                <w:rPr>
                  <w:rFonts w:ascii="Cambria Math" w:hAnsi="Cambria Math"/>
                  <w:lang w:val="en-US"/>
                </w:rPr>
                <m:t>y</m:t>
              </m:r>
            </m:e>
            <m:sub>
              <m:r>
                <w:rPr>
                  <w:rFonts w:ascii="Cambria Math" w:hAnsi="Cambria Math"/>
                  <w:lang w:val="en-US"/>
                </w:rPr>
                <m:t>f</m:t>
              </m:r>
            </m:sub>
          </m:sSub>
          <m:d>
            <m:dPr>
              <m:begChr m:val="["/>
              <m:endChr m:val="]"/>
              <m:ctrlPr>
                <w:rPr>
                  <w:rFonts w:ascii="Cambria Math" w:hAnsi="Cambria Math"/>
                  <w:i/>
                  <w:lang w:val="en-US"/>
                </w:rPr>
              </m:ctrlPr>
            </m:dPr>
            <m:e>
              <m:r>
                <w:rPr>
                  <w:rFonts w:ascii="Cambria Math" w:hAnsi="Cambria Math"/>
                  <w:lang w:val="en-US"/>
                </w:rPr>
                <m:t>n-1</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pi</m:t>
              </m:r>
            </m:sub>
          </m:sSub>
          <m:d>
            <m:dPr>
              <m:begChr m:val="["/>
              <m:endChr m:val="]"/>
              <m:ctrlPr>
                <w:rPr>
                  <w:rFonts w:ascii="Cambria Math" w:hAnsi="Cambria Math"/>
                  <w:i/>
                  <w:lang w:val="en-US"/>
                </w:rPr>
              </m:ctrlPr>
            </m:dPr>
            <m:e>
              <m:r>
                <w:rPr>
                  <w:rFonts w:ascii="Cambria Math" w:hAnsi="Cambria Math"/>
                  <w:lang w:val="en-US"/>
                </w:rPr>
                <m:t>n</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m:t>
              </m:r>
              <m:r>
                <w:rPr>
                  <w:rFonts w:ascii="Cambria Math" w:hAnsi="Cambria Math"/>
                  <w:lang w:val="en-US"/>
                </w:rPr>
                <m:t>y</m:t>
              </m:r>
            </m:e>
            <m:sub>
              <m:r>
                <w:rPr>
                  <w:rFonts w:ascii="Cambria Math" w:hAnsi="Cambria Math"/>
                  <w:lang w:val="en-US"/>
                </w:rPr>
                <m:t>pi</m:t>
              </m:r>
            </m:sub>
          </m:sSub>
          <m:d>
            <m:dPr>
              <m:begChr m:val="["/>
              <m:endChr m:val="]"/>
              <m:ctrlPr>
                <w:rPr>
                  <w:rFonts w:ascii="Cambria Math" w:hAnsi="Cambria Math"/>
                  <w:i/>
                  <w:lang w:val="en-US"/>
                </w:rPr>
              </m:ctrlPr>
            </m:dPr>
            <m:e>
              <m:r>
                <w:rPr>
                  <w:rFonts w:ascii="Cambria Math" w:hAnsi="Cambria Math"/>
                  <w:lang w:val="en-US"/>
                </w:rPr>
                <m:t>n-1</m:t>
              </m:r>
            </m:e>
          </m:d>
        </m:oMath>
      </m:oMathPara>
    </w:p>
    <w:p w14:paraId="322A9129" w14:textId="1B95F3D4" w:rsidR="00643C57" w:rsidRDefault="00A13537" w:rsidP="00152497">
      <w:pPr>
        <w:keepNext/>
        <w:ind w:firstLine="0"/>
        <w:jc w:val="center"/>
      </w:pPr>
      <w:r>
        <w:drawing>
          <wp:inline distT="0" distB="0" distL="0" distR="0" wp14:anchorId="62B7BF1D" wp14:editId="5EC1D0F4">
            <wp:extent cx="5829508" cy="1653540"/>
            <wp:effectExtent l="0" t="0" r="0" b="3810"/>
            <wp:docPr id="688695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95955" name=""/>
                    <pic:cNvPicPr/>
                  </pic:nvPicPr>
                  <pic:blipFill rotWithShape="1">
                    <a:blip r:embed="rId25"/>
                    <a:srcRect t="15711" b="16403"/>
                    <a:stretch>
                      <a:fillRect/>
                    </a:stretch>
                  </pic:blipFill>
                  <pic:spPr bwMode="auto">
                    <a:xfrm>
                      <a:off x="0" y="0"/>
                      <a:ext cx="5864344" cy="1663421"/>
                    </a:xfrm>
                    <a:prstGeom prst="rect">
                      <a:avLst/>
                    </a:prstGeom>
                    <a:ln>
                      <a:noFill/>
                    </a:ln>
                    <a:extLst>
                      <a:ext uri="{53640926-AAD7-44D8-BBD7-CCE9431645EC}">
                        <a14:shadowObscured xmlns:a14="http://schemas.microsoft.com/office/drawing/2010/main"/>
                      </a:ext>
                    </a:extLst>
                  </pic:spPr>
                </pic:pic>
              </a:graphicData>
            </a:graphic>
          </wp:inline>
        </w:drawing>
      </w:r>
    </w:p>
    <w:p w14:paraId="5B185E3C" w14:textId="2A4303A5" w:rsidR="0035783F" w:rsidRPr="001000D7" w:rsidRDefault="00643C57" w:rsidP="001000D7">
      <w:pPr>
        <w:pStyle w:val="Caption"/>
        <w:jc w:val="center"/>
      </w:pPr>
      <w:r>
        <w:t xml:space="preserve">Hình </w:t>
      </w:r>
      <w:r>
        <w:fldChar w:fldCharType="begin"/>
      </w:r>
      <w:r>
        <w:instrText xml:space="preserve"> SEQ Hình \* ARABIC </w:instrText>
      </w:r>
      <w:r>
        <w:fldChar w:fldCharType="separate"/>
      </w:r>
      <w:r w:rsidR="005E2FCA">
        <w:t>15</w:t>
      </w:r>
      <w:r>
        <w:fldChar w:fldCharType="end"/>
      </w:r>
      <w:r>
        <w:t>. Bộ điều khiển 2 Pole 2 Zero</w:t>
      </w:r>
      <w:r w:rsidR="003F05B1">
        <w:t xml:space="preserve"> </w:t>
      </w:r>
      <w:r w:rsidR="00556677">
        <w:t>có giới hạn</w:t>
      </w:r>
    </w:p>
    <w:p w14:paraId="336DFFDA" w14:textId="3C2B4A96" w:rsidR="00903602" w:rsidRDefault="00903602" w:rsidP="003D70B5">
      <w:pPr>
        <w:pStyle w:val="Heading2"/>
        <w:rPr>
          <w:lang w:val="en-US"/>
        </w:rPr>
      </w:pPr>
      <w:bookmarkStart w:id="31" w:name="_Toc230250316"/>
      <w:r>
        <w:t>Kết luận</w:t>
      </w:r>
      <w:r w:rsidR="00C23139">
        <w:t xml:space="preserve"> </w:t>
      </w:r>
      <w:bookmarkEnd w:id="31"/>
      <w:r w:rsidR="00C23139">
        <w:fldChar w:fldCharType="begin"/>
      </w:r>
      <w:r w:rsidR="00C23139">
        <w:instrText xml:space="preserve"> REF _Ref230851145 \r \h </w:instrText>
      </w:r>
      <w:r w:rsidR="00C23139">
        <w:fldChar w:fldCharType="separate"/>
      </w:r>
      <w:r w:rsidR="00C005AC">
        <w:t>chương 1</w:t>
      </w:r>
      <w:r w:rsidR="00C23139">
        <w:fldChar w:fldCharType="end"/>
      </w:r>
    </w:p>
    <w:p w14:paraId="7F85DB75" w14:textId="77777777" w:rsidR="00B371D1" w:rsidRDefault="00B371D1" w:rsidP="00B371D1">
      <w:r w:rsidRPr="00097471">
        <w:t>Trong miền thời gian liên tục, một bộ điều khiển PI lý tưởng dạng song song được mô tả bởi hàm truyền trong không gian Laplace như sau:</w:t>
      </w:r>
    </w:p>
    <w:p w14:paraId="4D412185" w14:textId="77777777" w:rsidR="00B371D1" w:rsidRPr="001C3957" w:rsidRDefault="00B371D1" w:rsidP="00B371D1">
      <w:pPr>
        <w:rPr>
          <w:rFonts w:eastAsiaTheme="minorEastAsia"/>
        </w:rPr>
      </w:pPr>
      <m:oMathPara>
        <m:oMath>
          <m:r>
            <w:rPr>
              <w:rFonts w:ascii="Cambria Math" w:hAnsi="Cambria Math"/>
              <w:lang w:val="en-US"/>
            </w:rPr>
            <m:t>G</m:t>
          </m:r>
          <m:d>
            <m:dPr>
              <m:ctrlPr>
                <w:rPr>
                  <w:rFonts w:ascii="Cambria Math" w:hAnsi="Cambria Math"/>
                  <w:i/>
                  <w:lang w:val="en-US"/>
                </w:rPr>
              </m:ctrlPr>
            </m:dPr>
            <m:e>
              <m:r>
                <w:rPr>
                  <w:rFonts w:ascii="Cambria Math" w:hAnsi="Cambria Math"/>
                  <w:lang w:val="en-US"/>
                </w:rPr>
                <m:t>s</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p</m:t>
              </m:r>
            </m:sub>
          </m:sSub>
          <m:r>
            <w:rPr>
              <w:rFonts w:ascii="Cambria Math" w:hAnsi="Cambria Math"/>
              <w:lang w:val="en-US"/>
            </w:rPr>
            <m:t>+</m:t>
          </m:r>
          <m:f>
            <m:fPr>
              <m:ctrlPr>
                <w:rPr>
                  <w:rFonts w:ascii="Cambria Math" w:hAnsi="Cambria Math"/>
                  <w:lang w:val="en-US"/>
                </w:rPr>
              </m:ctrlPr>
            </m:fPr>
            <m:num>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i</m:t>
                  </m:r>
                </m:sub>
              </m:sSub>
              <m:ctrlPr>
                <w:rPr>
                  <w:rFonts w:ascii="Cambria Math" w:hAnsi="Cambria Math"/>
                  <w:i/>
                  <w:lang w:val="en-US"/>
                </w:rPr>
              </m:ctrlPr>
            </m:num>
            <m:den>
              <m:r>
                <w:rPr>
                  <w:rFonts w:ascii="Cambria Math" w:hAnsi="Cambria Math"/>
                  <w:lang w:val="en-US"/>
                </w:rPr>
                <m:t>s</m:t>
              </m:r>
              <m:ctrlPr>
                <w:rPr>
                  <w:rFonts w:ascii="Cambria Math" w:hAnsi="Cambria Math"/>
                  <w:i/>
                  <w:lang w:val="en-US"/>
                </w:rPr>
              </m:ctrlPr>
            </m:den>
          </m:f>
        </m:oMath>
      </m:oMathPara>
    </w:p>
    <w:p w14:paraId="56AFDBA2" w14:textId="77777777" w:rsidR="00B371D1" w:rsidRDefault="00B371D1" w:rsidP="00B371D1">
      <w:pPr>
        <w:rPr>
          <w:rFonts w:eastAsiaTheme="minorEastAsia"/>
        </w:rPr>
      </w:pPr>
      <w:r>
        <w:rPr>
          <w:rFonts w:eastAsiaTheme="minorEastAsia"/>
        </w:rPr>
        <w:t>Sau khi áp dụng phép biến đổi Foward Euler:</w:t>
      </w:r>
    </w:p>
    <w:p w14:paraId="3389BA68" w14:textId="77777777" w:rsidR="00B371D1" w:rsidRPr="00820BF8" w:rsidRDefault="00B371D1" w:rsidP="00B371D1">
      <w:pPr>
        <w:rPr>
          <w:rFonts w:eastAsiaTheme="minorEastAsia"/>
        </w:rPr>
      </w:pPr>
      <m:oMathPara>
        <m:oMath>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 xml:space="preserve">Foward </m:t>
              </m:r>
              <m:r>
                <w:rPr>
                  <w:rFonts w:ascii="Cambria Math" w:hAnsi="Cambria Math"/>
                </w:rPr>
                <m:t>Euler</m:t>
              </m:r>
            </m:sub>
          </m:sSub>
          <m:d>
            <m:dPr>
              <m:ctrlPr>
                <w:rPr>
                  <w:rFonts w:ascii="Cambria Math" w:hAnsi="Cambria Math"/>
                  <w:i/>
                  <w:lang w:val="en-US"/>
                </w:rPr>
              </m:ctrlPr>
            </m:dPr>
            <m:e>
              <m:r>
                <w:rPr>
                  <w:rFonts w:ascii="Cambria Math" w:hAnsi="Cambria Math"/>
                  <w:lang w:val="en-US"/>
                </w:rPr>
                <m:t>z</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p</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s</m:t>
              </m:r>
            </m:sub>
          </m:sSub>
          <m:f>
            <m:fPr>
              <m:ctrlPr>
                <w:rPr>
                  <w:rFonts w:ascii="Cambria Math" w:hAnsi="Cambria Math"/>
                  <w:lang w:val="en-US"/>
                </w:rPr>
              </m:ctrlPr>
            </m:fPr>
            <m:num>
              <m:r>
                <w:rPr>
                  <w:rFonts w:ascii="Cambria Math" w:hAnsi="Cambria Math"/>
                  <w:lang w:val="en-US"/>
                </w:rPr>
                <m:t>1</m:t>
              </m:r>
              <m:ctrlPr>
                <w:rPr>
                  <w:rFonts w:ascii="Cambria Math" w:hAnsi="Cambria Math"/>
                  <w:i/>
                  <w:lang w:val="en-US"/>
                </w:rPr>
              </m:ctrlPr>
            </m:num>
            <m:den>
              <m:r>
                <w:rPr>
                  <w:rFonts w:ascii="Cambria Math" w:hAnsi="Cambria Math"/>
                  <w:lang w:val="en-US"/>
                </w:rPr>
                <m:t>z-1</m:t>
              </m:r>
              <m:ctrlPr>
                <w:rPr>
                  <w:rFonts w:ascii="Cambria Math" w:hAnsi="Cambria Math"/>
                  <w:i/>
                  <w:lang w:val="en-US"/>
                </w:rPr>
              </m:ctrlPr>
            </m:den>
          </m:f>
        </m:oMath>
      </m:oMathPara>
    </w:p>
    <w:p w14:paraId="45C0F87B" w14:textId="77777777" w:rsidR="00B371D1" w:rsidRDefault="00B371D1" w:rsidP="00B371D1">
      <w:pPr>
        <w:rPr>
          <w:rFonts w:eastAsiaTheme="minorEastAsia"/>
        </w:rPr>
      </w:pPr>
      <w:r>
        <w:rPr>
          <w:rFonts w:eastAsiaTheme="minorEastAsia"/>
        </w:rPr>
        <w:t>Sau khi áp dụng phép biến đổi Backward Euler:</w:t>
      </w:r>
    </w:p>
    <w:p w14:paraId="17095237" w14:textId="77777777" w:rsidR="00B371D1" w:rsidRPr="00820BF8" w:rsidRDefault="00B371D1" w:rsidP="00B371D1">
      <w:pPr>
        <w:rPr>
          <w:rFonts w:eastAsiaTheme="minorEastAsia"/>
        </w:rPr>
      </w:pPr>
      <m:oMathPara>
        <m:oMath>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 xml:space="preserve">Foward </m:t>
              </m:r>
              <m:r>
                <w:rPr>
                  <w:rFonts w:ascii="Cambria Math" w:hAnsi="Cambria Math"/>
                </w:rPr>
                <m:t>Euler</m:t>
              </m:r>
            </m:sub>
          </m:sSub>
          <m:d>
            <m:dPr>
              <m:ctrlPr>
                <w:rPr>
                  <w:rFonts w:ascii="Cambria Math" w:hAnsi="Cambria Math"/>
                  <w:i/>
                  <w:lang w:val="en-US"/>
                </w:rPr>
              </m:ctrlPr>
            </m:dPr>
            <m:e>
              <m:r>
                <w:rPr>
                  <w:rFonts w:ascii="Cambria Math" w:hAnsi="Cambria Math"/>
                  <w:lang w:val="en-US"/>
                </w:rPr>
                <m:t>z</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p</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s</m:t>
              </m:r>
            </m:sub>
          </m:sSub>
          <m:f>
            <m:fPr>
              <m:ctrlPr>
                <w:rPr>
                  <w:rFonts w:ascii="Cambria Math" w:hAnsi="Cambria Math"/>
                  <w:lang w:val="en-US"/>
                </w:rPr>
              </m:ctrlPr>
            </m:fPr>
            <m:num>
              <m:r>
                <w:rPr>
                  <w:rFonts w:ascii="Cambria Math" w:hAnsi="Cambria Math"/>
                  <w:lang w:val="en-US"/>
                </w:rPr>
                <m:t>z</m:t>
              </m:r>
              <m:ctrlPr>
                <w:rPr>
                  <w:rFonts w:ascii="Cambria Math" w:hAnsi="Cambria Math"/>
                  <w:i/>
                  <w:lang w:val="en-US"/>
                </w:rPr>
              </m:ctrlPr>
            </m:num>
            <m:den>
              <m:r>
                <w:rPr>
                  <w:rFonts w:ascii="Cambria Math" w:hAnsi="Cambria Math"/>
                  <w:lang w:val="en-US"/>
                </w:rPr>
                <m:t>z-1</m:t>
              </m:r>
              <m:ctrlPr>
                <w:rPr>
                  <w:rFonts w:ascii="Cambria Math" w:hAnsi="Cambria Math"/>
                  <w:i/>
                  <w:lang w:val="en-US"/>
                </w:rPr>
              </m:ctrlPr>
            </m:den>
          </m:f>
        </m:oMath>
      </m:oMathPara>
    </w:p>
    <w:p w14:paraId="5BA3BF0D" w14:textId="77777777" w:rsidR="00B371D1" w:rsidRDefault="00B371D1" w:rsidP="00B371D1">
      <w:pPr>
        <w:rPr>
          <w:rFonts w:eastAsiaTheme="minorEastAsia"/>
        </w:rPr>
      </w:pPr>
      <w:r>
        <w:rPr>
          <w:rFonts w:eastAsiaTheme="minorEastAsia"/>
        </w:rPr>
        <w:t>Sau khi áp dụng phép biến đổi Bilinear:</w:t>
      </w:r>
    </w:p>
    <w:p w14:paraId="33E542F8" w14:textId="77777777" w:rsidR="00B371D1" w:rsidRPr="009A6B15" w:rsidRDefault="00B371D1" w:rsidP="00B371D1">
      <w:pPr>
        <w:rPr>
          <w:rFonts w:eastAsiaTheme="minorEastAsia"/>
        </w:rPr>
      </w:pPr>
      <m:oMathPara>
        <m:oMath>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Bilinear</m:t>
              </m:r>
            </m:sub>
          </m:sSub>
          <m:d>
            <m:dPr>
              <m:ctrlPr>
                <w:rPr>
                  <w:rFonts w:ascii="Cambria Math" w:hAnsi="Cambria Math"/>
                  <w:i/>
                  <w:lang w:val="en-US"/>
                </w:rPr>
              </m:ctrlPr>
            </m:dPr>
            <m:e>
              <m:r>
                <w:rPr>
                  <w:rFonts w:ascii="Cambria Math" w:hAnsi="Cambria Math"/>
                  <w:lang w:val="en-US"/>
                </w:rPr>
                <m:t>z</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p</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i</m:t>
              </m:r>
            </m:sub>
          </m:sSub>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s</m:t>
                  </m:r>
                </m:sub>
              </m:sSub>
            </m:num>
            <m:den>
              <m:r>
                <w:rPr>
                  <w:rFonts w:ascii="Cambria Math" w:hAnsi="Cambria Math"/>
                  <w:lang w:val="en-US"/>
                </w:rPr>
                <m:t>2</m:t>
              </m:r>
            </m:den>
          </m:f>
          <m:f>
            <m:fPr>
              <m:ctrlPr>
                <w:rPr>
                  <w:rFonts w:ascii="Cambria Math" w:hAnsi="Cambria Math"/>
                  <w:lang w:val="en-US"/>
                </w:rPr>
              </m:ctrlPr>
            </m:fPr>
            <m:num>
              <m:r>
                <w:rPr>
                  <w:rFonts w:ascii="Cambria Math" w:hAnsi="Cambria Math"/>
                  <w:lang w:val="en-US"/>
                </w:rPr>
                <m:t>z+</m:t>
              </m:r>
              <m:r>
                <w:rPr>
                  <w:rFonts w:ascii="Cambria Math" w:hAnsi="Cambria Math"/>
                </w:rPr>
                <m:t>1</m:t>
              </m:r>
              <m:ctrlPr>
                <w:rPr>
                  <w:rFonts w:ascii="Cambria Math" w:hAnsi="Cambria Math"/>
                  <w:i/>
                  <w:lang w:val="en-US"/>
                </w:rPr>
              </m:ctrlPr>
            </m:num>
            <m:den>
              <m:r>
                <w:rPr>
                  <w:rFonts w:ascii="Cambria Math" w:hAnsi="Cambria Math"/>
                  <w:lang w:val="en-US"/>
                </w:rPr>
                <m:t>z-1</m:t>
              </m:r>
              <m:ctrlPr>
                <w:rPr>
                  <w:rFonts w:ascii="Cambria Math" w:hAnsi="Cambria Math"/>
                  <w:i/>
                  <w:lang w:val="en-US"/>
                </w:rPr>
              </m:ctrlPr>
            </m:den>
          </m:f>
        </m:oMath>
      </m:oMathPara>
    </w:p>
    <w:p w14:paraId="7D46F77C" w14:textId="77777777" w:rsidR="00B371D1" w:rsidRDefault="00B371D1" w:rsidP="00B371D1">
      <w:pPr>
        <w:ind w:firstLine="0"/>
        <w:rPr>
          <w:rFonts w:eastAsiaTheme="minorEastAsia"/>
          <w:b/>
          <w:bCs/>
        </w:rPr>
      </w:pPr>
      <w:r w:rsidRPr="009A6B15">
        <w:rPr>
          <w:rFonts w:eastAsiaTheme="minorEastAsia"/>
          <w:b/>
          <w:bCs/>
        </w:rPr>
        <w:t xml:space="preserve">Nhận xét: </w:t>
      </w:r>
    </w:p>
    <w:p w14:paraId="2691569F" w14:textId="77777777" w:rsidR="00B371D1" w:rsidRDefault="00B371D1" w:rsidP="00B371D1">
      <w:pPr>
        <w:ind w:firstLine="432"/>
        <w:rPr>
          <w:rFonts w:ascii="Arial" w:hAnsi="Arial" w:cs="Arial"/>
          <w:b/>
          <w:bCs/>
        </w:rPr>
      </w:pPr>
      <w:r w:rsidRPr="009A6B15">
        <w:rPr>
          <w:rFonts w:eastAsiaTheme="minorEastAsia"/>
        </w:rPr>
        <w:t>Có thế</w:t>
      </w:r>
      <w:r w:rsidRPr="009A6B15">
        <w:rPr>
          <w:rFonts w:eastAsiaTheme="minorEastAsia"/>
          <w:b/>
          <w:bCs/>
        </w:rPr>
        <w:t xml:space="preserve"> </w:t>
      </w:r>
      <w:r w:rsidRPr="009A6B15">
        <w:rPr>
          <w:rFonts w:eastAsiaTheme="minorEastAsia"/>
        </w:rPr>
        <w:t>thấy phép biến đổi Foward Euler hay Euler tiến có tính ổn định có điều kiện. Hệ thống chỉ ổn định khi chu kỳ lấy mẫu nhỏ hơn một giới hạn nhất định. Nếu chu kỳ lấy mẫu lớn, sai số tích lũy sẽ khiến bộ điều khiển bị dao động mạnh và mất kiểm soát.</w:t>
      </w:r>
      <w:r w:rsidRPr="00AD0CD5">
        <w:rPr>
          <w:rFonts w:ascii="Arial" w:hAnsi="Arial" w:cs="Arial"/>
          <w:b/>
          <w:bCs/>
        </w:rPr>
        <w:t xml:space="preserve"> </w:t>
      </w:r>
    </w:p>
    <w:p w14:paraId="30B4CDEE" w14:textId="77777777" w:rsidR="00B371D1" w:rsidRPr="009A6B15" w:rsidRDefault="00B371D1" w:rsidP="00B371D1">
      <w:pPr>
        <w:ind w:firstLine="432"/>
        <w:rPr>
          <w:rFonts w:eastAsiaTheme="minorEastAsia"/>
        </w:rPr>
      </w:pPr>
      <w:r w:rsidRPr="00906C41">
        <w:rPr>
          <w:rFonts w:eastAsiaTheme="minorEastAsia"/>
        </w:rPr>
        <w:t>Backward Euler</w:t>
      </w:r>
      <w:r>
        <w:rPr>
          <w:rFonts w:eastAsiaTheme="minorEastAsia"/>
        </w:rPr>
        <w:t xml:space="preserve"> hay Euler tiến c</w:t>
      </w:r>
      <w:r w:rsidRPr="00906C41">
        <w:rPr>
          <w:rFonts w:eastAsiaTheme="minorEastAsia"/>
        </w:rPr>
        <w:t xml:space="preserve">ó tính ổn định </w:t>
      </w:r>
      <w:r>
        <w:rPr>
          <w:rFonts w:eastAsiaTheme="minorEastAsia"/>
        </w:rPr>
        <w:t>tốt hơn Foward Euler d</w:t>
      </w:r>
      <w:r w:rsidRPr="00AD0CD5">
        <w:rPr>
          <w:rFonts w:eastAsiaTheme="minorEastAsia"/>
        </w:rPr>
        <w:t>ù chọn chu kỳ lấy mẫu lớn trong giới hạn cho phép, hệ thống vẫn không bị phân kỳ hay phát sinh dao động vô cực</w:t>
      </w:r>
      <w:r>
        <w:rPr>
          <w:rFonts w:eastAsiaTheme="minorEastAsia"/>
        </w:rPr>
        <w:t xml:space="preserve"> nên an toàn hơn Foward Euler nhưng lại tốn chi phí tính toán hơn nên phù hợp dành cho các hệ thống đáp ứng chậm hơn.</w:t>
      </w:r>
    </w:p>
    <w:p w14:paraId="234CF7D5" w14:textId="05E59ED7" w:rsidR="00B371D1" w:rsidRDefault="00B371D1" w:rsidP="00B371D1">
      <w:pPr>
        <w:ind w:firstLine="432"/>
        <w:rPr>
          <w:rFonts w:eastAsiaTheme="minorEastAsia"/>
        </w:rPr>
      </w:pPr>
      <w:r>
        <w:rPr>
          <w:rFonts w:eastAsiaTheme="minorEastAsia"/>
          <w:lang w:val="en-US"/>
        </w:rPr>
        <w:t>B</w:t>
      </w:r>
      <w:r w:rsidRPr="00CB199C">
        <w:rPr>
          <w:rFonts w:eastAsiaTheme="minorEastAsia"/>
          <w:lang w:val="en-US"/>
        </w:rPr>
        <w:t xml:space="preserve">iến đổi </w:t>
      </w:r>
      <w:r>
        <w:rPr>
          <w:rFonts w:eastAsiaTheme="minorEastAsia"/>
          <w:lang w:val="en-US"/>
        </w:rPr>
        <w:t>Bilinear</w:t>
      </w:r>
      <w:r w:rsidRPr="00CB199C">
        <w:rPr>
          <w:rFonts w:eastAsiaTheme="minorEastAsia"/>
          <w:lang w:val="en-US"/>
        </w:rPr>
        <w:t xml:space="preserve"> </w:t>
      </w:r>
      <w:r>
        <w:rPr>
          <w:rFonts w:eastAsiaTheme="minorEastAsia"/>
          <w:lang w:val="en-US"/>
        </w:rPr>
        <w:t>đưa</w:t>
      </w:r>
      <w:r>
        <w:rPr>
          <w:rFonts w:eastAsiaTheme="minorEastAsia"/>
        </w:rPr>
        <w:t xml:space="preserve"> hệ thống ổn định bằng</w:t>
      </w:r>
      <w:r w:rsidRPr="00CB199C">
        <w:rPr>
          <w:rFonts w:eastAsiaTheme="minorEastAsia"/>
          <w:lang w:val="en-US"/>
        </w:rPr>
        <w:t xml:space="preserve"> cách nó ánh xạ hình </w:t>
      </w:r>
      <w:r>
        <w:rPr>
          <w:rFonts w:eastAsiaTheme="minorEastAsia"/>
          <w:lang w:val="en-US"/>
        </w:rPr>
        <w:t>học</w:t>
      </w:r>
      <w:r>
        <w:rPr>
          <w:rFonts w:eastAsiaTheme="minorEastAsia"/>
        </w:rPr>
        <w:t xml:space="preserve"> </w:t>
      </w:r>
      <w:r w:rsidRPr="00CB199C">
        <w:rPr>
          <w:rFonts w:eastAsiaTheme="minorEastAsia"/>
          <w:lang w:val="en-US"/>
        </w:rPr>
        <w:t xml:space="preserve">trục ảo </w:t>
      </w:r>
      <m:oMath>
        <m:r>
          <w:rPr>
            <w:rFonts w:ascii="Cambria Math" w:eastAsiaTheme="minorEastAsia" w:hAnsi="Cambria Math"/>
            <w:lang w:val="en-US"/>
          </w:rPr>
          <m:t>j</m:t>
        </m:r>
        <m:r>
          <m:rPr>
            <m:sty m:val="p"/>
          </m:rPr>
          <w:rPr>
            <w:rFonts w:ascii="Cambria Math" w:eastAsiaTheme="minorEastAsia" w:hAnsi="Cambria Math"/>
            <w:lang w:val="en-US"/>
          </w:rPr>
          <m:t>ω</m:t>
        </m:r>
      </m:oMath>
      <w:r w:rsidRPr="00CB199C">
        <w:rPr>
          <w:rFonts w:eastAsiaTheme="minorEastAsia"/>
          <w:lang w:val="en-US"/>
        </w:rPr>
        <w:t xml:space="preserve"> trải dài từ </w:t>
      </w:r>
      <m:oMath>
        <m:r>
          <w:rPr>
            <w:rFonts w:ascii="Cambria Math" w:eastAsiaTheme="minorEastAsia" w:hAnsi="Cambria Math"/>
            <w:lang w:val="en-US"/>
          </w:rPr>
          <m:t>-</m:t>
        </m:r>
        <m:r>
          <m:rPr>
            <m:sty m:val="p"/>
          </m:rPr>
          <w:rPr>
            <w:rFonts w:ascii="Cambria Math" w:eastAsiaTheme="minorEastAsia" w:hAnsi="Cambria Math" w:hint="eastAsia"/>
            <w:lang w:val="en-US"/>
          </w:rPr>
          <m:t>∞</m:t>
        </m:r>
      </m:oMath>
      <w:r w:rsidRPr="00CB199C">
        <w:rPr>
          <w:rFonts w:eastAsiaTheme="minorEastAsia"/>
          <w:lang w:val="en-US"/>
        </w:rPr>
        <w:t xml:space="preserve"> đến </w:t>
      </w:r>
      <m:oMath>
        <m:r>
          <w:rPr>
            <w:rFonts w:ascii="Cambria Math" w:eastAsiaTheme="minorEastAsia" w:hAnsi="Cambria Math"/>
            <w:lang w:val="en-US"/>
          </w:rPr>
          <m:t>+</m:t>
        </m:r>
        <m:r>
          <m:rPr>
            <m:sty m:val="p"/>
          </m:rPr>
          <w:rPr>
            <w:rFonts w:ascii="Cambria Math" w:eastAsiaTheme="minorEastAsia" w:hAnsi="Cambria Math" w:hint="eastAsia"/>
            <w:lang w:val="en-US"/>
          </w:rPr>
          <m:t>∞</m:t>
        </m:r>
      </m:oMath>
      <w:r w:rsidRPr="00CB199C">
        <w:rPr>
          <w:rFonts w:eastAsiaTheme="minorEastAsia"/>
          <w:lang w:val="en-US"/>
        </w:rPr>
        <w:t xml:space="preserve"> của miền </w:t>
      </w:r>
      <w:r w:rsidRPr="00FF1A65">
        <w:rPr>
          <w:rFonts w:eastAsiaTheme="minorEastAsia"/>
          <w:i/>
          <w:iCs/>
          <w:lang w:val="en-US"/>
        </w:rPr>
        <w:t>s</w:t>
      </w:r>
      <w:r w:rsidRPr="00FF1A65">
        <w:rPr>
          <w:rFonts w:eastAsiaTheme="minorEastAsia"/>
          <w:i/>
          <w:iCs/>
        </w:rPr>
        <w:t xml:space="preserve"> </w:t>
      </w:r>
      <w:r w:rsidRPr="00CB199C">
        <w:rPr>
          <w:rFonts w:eastAsiaTheme="minorEastAsia"/>
          <w:lang w:val="en-US"/>
        </w:rPr>
        <w:t xml:space="preserve">lên chính xác biên của vòng tròn đơn vị trong miền </w:t>
      </w:r>
      <w:r>
        <w:rPr>
          <w:rFonts w:eastAsiaTheme="minorEastAsia"/>
          <w:lang w:val="en-US"/>
        </w:rPr>
        <w:t>z</w:t>
      </w:r>
      <w:r>
        <w:rPr>
          <w:rFonts w:eastAsiaTheme="minorEastAsia"/>
        </w:rPr>
        <w:t xml:space="preserve"> (</w:t>
      </w:r>
      <w:r>
        <w:rPr>
          <w:rFonts w:eastAsiaTheme="minorEastAsia"/>
        </w:rPr>
        <w:fldChar w:fldCharType="begin"/>
      </w:r>
      <w:r>
        <w:rPr>
          <w:rFonts w:eastAsiaTheme="minorEastAsia"/>
        </w:rPr>
        <w:instrText xml:space="preserve"> REF _Ref230427913 \h </w:instrText>
      </w:r>
      <w:r>
        <w:rPr>
          <w:rFonts w:eastAsiaTheme="minorEastAsia"/>
        </w:rPr>
      </w:r>
      <w:r>
        <w:rPr>
          <w:rFonts w:eastAsiaTheme="minorEastAsia"/>
        </w:rPr>
        <w:fldChar w:fldCharType="separate"/>
      </w:r>
      <w:r w:rsidR="00117AFE">
        <w:t>Hình 3. Phép biến đổi song song từ miền z sang miền s</w:t>
      </w:r>
      <w:r>
        <w:rPr>
          <w:rFonts w:eastAsiaTheme="minorEastAsia"/>
        </w:rPr>
        <w:fldChar w:fldCharType="end"/>
      </w:r>
      <w:r>
        <w:rPr>
          <w:rFonts w:eastAsiaTheme="minorEastAsia"/>
        </w:rPr>
        <w:t>).</w:t>
      </w:r>
      <w:r w:rsidRPr="00CB199C">
        <w:rPr>
          <w:rFonts w:eastAsiaTheme="minorEastAsia"/>
          <w:lang w:val="en-US"/>
        </w:rPr>
        <w:t xml:space="preserve"> </w:t>
      </w:r>
      <w:r w:rsidRPr="001F386C">
        <w:rPr>
          <w:rFonts w:eastAsiaTheme="minorEastAsia"/>
          <w:highlight w:val="yellow"/>
          <w:lang w:val="en-US"/>
        </w:rPr>
        <w:t>Sự ánh xạ này đồng nghĩa với việc phương pháp</w:t>
      </w:r>
      <w:r w:rsidRPr="001F386C">
        <w:rPr>
          <w:rFonts w:eastAsiaTheme="minorEastAsia"/>
          <w:highlight w:val="yellow"/>
        </w:rPr>
        <w:t xml:space="preserve"> </w:t>
      </w:r>
      <w:r w:rsidRPr="001F386C">
        <w:rPr>
          <w:rFonts w:eastAsiaTheme="minorEastAsia"/>
          <w:highlight w:val="yellow"/>
          <w:lang w:val="en-US"/>
        </w:rPr>
        <w:t>không chỉ hoàn toàn duy trì đặc tính ổn định mà còn bảo tồn đặc tuyến tần của bộ điều khiển tương tự một cách chân thực nhất ở các tần số thấp và trung bình</w:t>
      </w:r>
      <w:r w:rsidRPr="00CB199C">
        <w:rPr>
          <w:rFonts w:eastAsiaTheme="minorEastAsia"/>
          <w:lang w:val="en-US"/>
        </w:rPr>
        <w:t>. Nhược điểm của phương pháp này là hiện tượng uốn tần số ở vùng tần số rất cao gần tần số Nyquist, nơi khoảng tần số vô hạn của miền liên tục bị ép vào một khoảng tần số hữu hạn của miền rời rạc.</w:t>
      </w:r>
    </w:p>
    <w:p w14:paraId="5ACC6E15" w14:textId="77777777" w:rsidR="00B371D1" w:rsidRPr="00284446" w:rsidRDefault="00B371D1" w:rsidP="00B371D1">
      <w:pPr>
        <w:ind w:firstLine="432"/>
        <w:rPr>
          <w:rFonts w:eastAsiaTheme="minorEastAsia"/>
          <w:lang w:val="en-US"/>
        </w:rPr>
      </w:pPr>
      <w:r w:rsidRPr="00284446">
        <w:rPr>
          <w:rFonts w:eastAsiaTheme="minorEastAsia"/>
          <w:lang w:val="en-US"/>
        </w:rPr>
        <w:t>Các phép xấp xỉ này có thể được kết hợp thành </w:t>
      </w:r>
      <w:r>
        <w:rPr>
          <w:rFonts w:eastAsiaTheme="minorEastAsia"/>
          <w:lang w:val="en-US"/>
        </w:rPr>
        <w:t>p</w:t>
      </w:r>
      <w:r w:rsidRPr="00284446">
        <w:rPr>
          <w:rFonts w:eastAsiaTheme="minorEastAsia"/>
          <w:lang w:val="en-US"/>
        </w:rPr>
        <w:t>hép biến đổi song tuyến tổng quát:</w:t>
      </w:r>
    </w:p>
    <w:p w14:paraId="6FA8154F" w14:textId="77777777" w:rsidR="00B371D1" w:rsidRPr="00284446" w:rsidRDefault="00B371D1" w:rsidP="00B371D1">
      <w:pPr>
        <w:ind w:firstLine="432"/>
        <w:rPr>
          <w:rFonts w:eastAsiaTheme="minorEastAsia"/>
        </w:rPr>
      </w:pPr>
      <m:oMathPara>
        <m:oMath>
          <m:r>
            <w:rPr>
              <w:rFonts w:ascii="Cambria Math" w:eastAsiaTheme="minorEastAsia" w:hAnsi="Cambria Math"/>
              <w:lang w:val="en-US"/>
            </w:rPr>
            <m:t>z≈</m:t>
          </m:r>
          <m:f>
            <m:fPr>
              <m:ctrlPr>
                <w:rPr>
                  <w:rFonts w:ascii="Cambria Math" w:eastAsiaTheme="minorEastAsia" w:hAnsi="Cambria Math"/>
                  <w:i/>
                  <w:lang w:val="en-US"/>
                </w:rPr>
              </m:ctrlPr>
            </m:fPr>
            <m:num>
              <m:r>
                <w:rPr>
                  <w:rFonts w:ascii="Cambria Math" w:eastAsiaTheme="minorEastAsia" w:hAnsi="Cambria Math"/>
                  <w:lang w:val="en-US"/>
                </w:rPr>
                <m:t>1+sT</m:t>
              </m:r>
              <m:d>
                <m:dPr>
                  <m:ctrlPr>
                    <w:rPr>
                      <w:rFonts w:ascii="Cambria Math" w:eastAsiaTheme="minorEastAsia" w:hAnsi="Cambria Math"/>
                      <w:i/>
                      <w:lang w:val="en-US"/>
                    </w:rPr>
                  </m:ctrlPr>
                </m:dPr>
                <m:e>
                  <m:r>
                    <w:rPr>
                      <w:rFonts w:ascii="Cambria Math" w:eastAsiaTheme="minorEastAsia" w:hAnsi="Cambria Math"/>
                      <w:lang w:val="en-US"/>
                    </w:rPr>
                    <m:t>1-</m:t>
                  </m:r>
                  <m:r>
                    <w:rPr>
                      <w:rFonts w:ascii="Cambria Math" w:eastAsiaTheme="minorEastAsia" w:hAnsi="Cambria Math" w:cs="Cambria Math"/>
                      <w:lang w:val="en-US"/>
                    </w:rPr>
                    <m:t>α</m:t>
                  </m:r>
                </m:e>
              </m:d>
            </m:num>
            <m:den>
              <m:r>
                <w:rPr>
                  <w:rFonts w:ascii="Cambria Math" w:eastAsiaTheme="minorEastAsia" w:hAnsi="Cambria Math"/>
                  <w:lang w:val="en-US"/>
                </w:rPr>
                <m:t>1-sT</m:t>
              </m:r>
              <m:r>
                <w:rPr>
                  <w:rFonts w:ascii="Cambria Math" w:eastAsiaTheme="minorEastAsia" w:hAnsi="Cambria Math" w:cs="Cambria Math"/>
                  <w:lang w:val="en-US"/>
                </w:rPr>
                <m:t>α</m:t>
              </m:r>
            </m:den>
          </m:f>
        </m:oMath>
      </m:oMathPara>
    </w:p>
    <w:p w14:paraId="1E46774E" w14:textId="77777777" w:rsidR="00B371D1" w:rsidRDefault="00B371D1" w:rsidP="00B371D1">
      <w:pPr>
        <w:ind w:firstLine="432"/>
        <w:rPr>
          <w:rFonts w:eastAsiaTheme="minorEastAsia"/>
        </w:rPr>
      </w:pPr>
      <w:r>
        <w:rPr>
          <w:rFonts w:eastAsiaTheme="minorEastAsia"/>
        </w:rPr>
        <w:t xml:space="preserve">Với </w:t>
      </w:r>
    </w:p>
    <w:p w14:paraId="105BABB4" w14:textId="77777777" w:rsidR="00B371D1" w:rsidRDefault="00B371D1" w:rsidP="00B371D1">
      <w:pPr>
        <w:ind w:left="720"/>
        <w:rPr>
          <w:rFonts w:eastAsiaTheme="minorEastAsia"/>
        </w:rPr>
      </w:pPr>
      <m:oMath>
        <m:r>
          <w:rPr>
            <w:rFonts w:ascii="Cambria Math" w:eastAsiaTheme="minorEastAsia" w:hAnsi="Cambria Math" w:cs="Cambria Math"/>
            <w:lang w:val="en-US"/>
          </w:rPr>
          <m:t xml:space="preserve">α </m:t>
        </m:r>
        <m:r>
          <w:rPr>
            <w:rFonts w:ascii="Cambria Math" w:eastAsiaTheme="minorEastAsia" w:hAnsi="Cambria Math" w:cs="Cambria Math"/>
          </w:rPr>
          <m:t>= 0</m:t>
        </m:r>
      </m:oMath>
      <w:r>
        <w:rPr>
          <w:rFonts w:eastAsiaTheme="minorEastAsia"/>
        </w:rPr>
        <w:t xml:space="preserve"> ta có phương pháp xấp xỉ Foward Euler</w:t>
      </w:r>
    </w:p>
    <w:p w14:paraId="27D6CCFE" w14:textId="77777777" w:rsidR="00B371D1" w:rsidRDefault="00B371D1" w:rsidP="00B371D1">
      <w:pPr>
        <w:ind w:left="720"/>
        <w:rPr>
          <w:rFonts w:eastAsiaTheme="minorEastAsia"/>
        </w:rPr>
      </w:pPr>
      <m:oMath>
        <m:r>
          <w:rPr>
            <w:rFonts w:ascii="Cambria Math" w:eastAsiaTheme="minorEastAsia" w:hAnsi="Cambria Math" w:cs="Cambria Math"/>
            <w:lang w:val="en-US"/>
          </w:rPr>
          <m:t xml:space="preserve">α </m:t>
        </m:r>
        <m:r>
          <w:rPr>
            <w:rFonts w:ascii="Cambria Math" w:eastAsiaTheme="minorEastAsia" w:hAnsi="Cambria Math" w:cs="Cambria Math"/>
          </w:rPr>
          <m:t>= 0.5</m:t>
        </m:r>
      </m:oMath>
      <w:r>
        <w:rPr>
          <w:rFonts w:eastAsiaTheme="minorEastAsia"/>
        </w:rPr>
        <w:t xml:space="preserve"> ta có phương pháp xấp xỉ Bilinear</w:t>
      </w:r>
    </w:p>
    <w:p w14:paraId="0F45B037" w14:textId="52DFAE97" w:rsidR="00B371D1" w:rsidRPr="005B6F2F" w:rsidRDefault="00B371D1" w:rsidP="00576F72">
      <w:pPr>
        <w:ind w:left="720"/>
        <w:rPr>
          <w:rFonts w:eastAsiaTheme="minorEastAsia"/>
          <w:lang w:val="en-US"/>
        </w:rPr>
      </w:pPr>
      <m:oMath>
        <m:r>
          <w:rPr>
            <w:rFonts w:ascii="Cambria Math" w:eastAsiaTheme="minorEastAsia" w:hAnsi="Cambria Math" w:cs="Cambria Math"/>
            <w:lang w:val="en-US"/>
          </w:rPr>
          <m:t xml:space="preserve">α </m:t>
        </m:r>
        <m:r>
          <w:rPr>
            <w:rFonts w:ascii="Cambria Math" w:eastAsiaTheme="minorEastAsia" w:hAnsi="Cambria Math" w:cs="Cambria Math"/>
          </w:rPr>
          <m:t>= 1</m:t>
        </m:r>
      </m:oMath>
      <w:r>
        <w:rPr>
          <w:rFonts w:eastAsiaTheme="minorEastAsia"/>
        </w:rPr>
        <w:t xml:space="preserve"> ta có phương pháp xấp xỉ Backward Euler</w:t>
      </w:r>
    </w:p>
    <w:p w14:paraId="65718744" w14:textId="19F1C434" w:rsidR="00531900" w:rsidRPr="00531900" w:rsidRDefault="00273FD2" w:rsidP="003D70B5">
      <w:pPr>
        <w:pStyle w:val="Heading1"/>
      </w:pPr>
      <w:bookmarkStart w:id="32" w:name="_Toc230250317"/>
      <w:bookmarkStart w:id="33" w:name="_Ref230851115"/>
      <w:bookmarkStart w:id="34" w:name="_Ref230851119"/>
      <w:r>
        <w:t xml:space="preserve">RỜI RẠC HÓA VÀ MÔ PHỎNG </w:t>
      </w:r>
      <w:r w:rsidR="00D247A1">
        <w:t>MIỀN RỜI RẠC STM32</w:t>
      </w:r>
      <w:bookmarkEnd w:id="32"/>
      <w:bookmarkEnd w:id="33"/>
      <w:bookmarkEnd w:id="34"/>
    </w:p>
    <w:p w14:paraId="788A827B" w14:textId="25C16D80" w:rsidR="00446A9F" w:rsidRDefault="00D247A1" w:rsidP="003D70B5">
      <w:pPr>
        <w:pStyle w:val="Heading2"/>
      </w:pPr>
      <w:bookmarkStart w:id="35" w:name="_Toc230250318"/>
      <w:r>
        <w:t>Chuyển đổi mô hình từ miền liên tục sang miền rời rạc</w:t>
      </w:r>
      <w:bookmarkEnd w:id="35"/>
    </w:p>
    <w:p w14:paraId="48F0D141" w14:textId="57BF4665" w:rsidR="006E3CDB" w:rsidRDefault="00287749" w:rsidP="003D70B5">
      <w:pPr>
        <w:pStyle w:val="Heading3"/>
      </w:pPr>
      <w:bookmarkStart w:id="36" w:name="_Toc230250319"/>
      <w:r>
        <w:lastRenderedPageBreak/>
        <w:t>Mô phỏng cơ chế Trigger</w:t>
      </w:r>
      <w:bookmarkEnd w:id="36"/>
      <w:r>
        <w:t xml:space="preserve"> </w:t>
      </w:r>
    </w:p>
    <w:p w14:paraId="686F678D" w14:textId="38BFE3FB" w:rsidR="00287749" w:rsidRPr="001D2D7A" w:rsidRDefault="00287749" w:rsidP="003D70B5">
      <w:pPr>
        <w:pStyle w:val="Heading3"/>
      </w:pPr>
      <w:bookmarkStart w:id="37" w:name="_Toc230250320"/>
      <w:r>
        <w:t>Chuyển đổi từ Block sang code C</w:t>
      </w:r>
      <w:bookmarkEnd w:id="37"/>
    </w:p>
    <w:p w14:paraId="0F16BBD2" w14:textId="77777777" w:rsidR="001D2D7A" w:rsidRDefault="006E3CDB" w:rsidP="003D70B5">
      <w:pPr>
        <w:pStyle w:val="Heading2"/>
      </w:pPr>
      <w:bookmarkStart w:id="38" w:name="_Toc230250321"/>
      <w:r>
        <w:t>So sánh các phương pháp triển khai bộ điều khiển PI trong miền rời rạc</w:t>
      </w:r>
      <w:bookmarkEnd w:id="38"/>
    </w:p>
    <w:p w14:paraId="1356BCD0" w14:textId="2FD240F5" w:rsidR="00531900" w:rsidRPr="00531900" w:rsidRDefault="001D2D7A" w:rsidP="003D70B5">
      <w:pPr>
        <w:pStyle w:val="Heading2"/>
      </w:pPr>
      <w:bookmarkStart w:id="39" w:name="_Toc230250322"/>
      <w:r>
        <w:t>Kết luận</w:t>
      </w:r>
      <w:r w:rsidR="00557DE0">
        <w:t xml:space="preserve"> </w:t>
      </w:r>
      <w:bookmarkEnd w:id="39"/>
      <w:r w:rsidR="00F11B18">
        <w:fldChar w:fldCharType="begin"/>
      </w:r>
      <w:r w:rsidR="00F11B18">
        <w:instrText xml:space="preserve"> REF _Ref230851119 \r \h </w:instrText>
      </w:r>
      <w:r w:rsidR="00F11B18">
        <w:fldChar w:fldCharType="separate"/>
      </w:r>
      <w:r w:rsidR="00117AFE">
        <w:t>CHƯƠNG 2</w:t>
      </w:r>
      <w:r w:rsidR="00F11B18">
        <w:fldChar w:fldCharType="end"/>
      </w:r>
    </w:p>
    <w:p w14:paraId="44E2D0C8" w14:textId="52F03813" w:rsidR="004445B1" w:rsidRDefault="004445B1" w:rsidP="003D70B5">
      <w:pPr>
        <w:pStyle w:val="Heading1"/>
      </w:pPr>
      <w:bookmarkStart w:id="40" w:name="_Toc230250323"/>
      <w:bookmarkStart w:id="41" w:name="_Ref230851164"/>
      <w:r>
        <w:t>THIẾT KẾ PHẦN MỀM TRỰC QUAN HÓA DỮ LIỆU</w:t>
      </w:r>
      <w:bookmarkEnd w:id="40"/>
      <w:bookmarkEnd w:id="41"/>
    </w:p>
    <w:p w14:paraId="3BAB784F" w14:textId="3940EBA2" w:rsidR="00D24BDD" w:rsidRDefault="00132153" w:rsidP="003D70B5">
      <w:pPr>
        <w:pStyle w:val="Heading2"/>
      </w:pPr>
      <w:bookmarkStart w:id="42" w:name="_Toc230250324"/>
      <w:r>
        <w:t>Tổng quan về phần mềm trực quan hóa dữ liệu</w:t>
      </w:r>
      <w:bookmarkEnd w:id="42"/>
    </w:p>
    <w:p w14:paraId="151C5A5C" w14:textId="39EC9BA2" w:rsidR="00D24BDD" w:rsidRDefault="00144CB9" w:rsidP="003D70B5">
      <w:pPr>
        <w:pStyle w:val="Heading2"/>
      </w:pPr>
      <w:bookmarkStart w:id="43" w:name="_Toc230250325"/>
      <w:r>
        <w:t>Phân tích và t</w:t>
      </w:r>
      <w:r w:rsidR="00132153">
        <w:t>hiết kế kiến trúc phần mềm</w:t>
      </w:r>
      <w:bookmarkEnd w:id="43"/>
      <w:r w:rsidR="00132153">
        <w:t xml:space="preserve"> </w:t>
      </w:r>
    </w:p>
    <w:p w14:paraId="270CF44E" w14:textId="42DD30DF" w:rsidR="00132153" w:rsidRDefault="00132153" w:rsidP="003D70B5">
      <w:pPr>
        <w:pStyle w:val="Heading3"/>
      </w:pPr>
      <w:bookmarkStart w:id="44" w:name="_Toc230250326"/>
      <w:r>
        <w:t>Thiết kế phân hệ</w:t>
      </w:r>
      <w:bookmarkEnd w:id="44"/>
    </w:p>
    <w:p w14:paraId="767971FE" w14:textId="3DBFC0BF" w:rsidR="00132153" w:rsidRDefault="00132153" w:rsidP="003D70B5">
      <w:pPr>
        <w:pStyle w:val="Heading3"/>
      </w:pPr>
      <w:bookmarkStart w:id="45" w:name="_Toc230250327"/>
      <w:r>
        <w:t>Thiết kế giao diện sử dụng</w:t>
      </w:r>
      <w:bookmarkEnd w:id="45"/>
    </w:p>
    <w:p w14:paraId="3DB36156" w14:textId="48065462" w:rsidR="00525C29" w:rsidRDefault="00525C29" w:rsidP="003D70B5">
      <w:pPr>
        <w:pStyle w:val="Heading2"/>
      </w:pPr>
      <w:bookmarkStart w:id="46" w:name="_Toc230250328"/>
      <w:r>
        <w:t>Triển khai phần mềm</w:t>
      </w:r>
      <w:bookmarkEnd w:id="46"/>
    </w:p>
    <w:p w14:paraId="6E3FC76E" w14:textId="2DEA623A" w:rsidR="00525C29" w:rsidRDefault="00525C29" w:rsidP="003D70B5">
      <w:pPr>
        <w:pStyle w:val="Heading3"/>
      </w:pPr>
      <w:bookmarkStart w:id="47" w:name="_Toc230250329"/>
      <w:r>
        <w:t>Triển khai chức năng hệ thống</w:t>
      </w:r>
      <w:bookmarkEnd w:id="47"/>
    </w:p>
    <w:p w14:paraId="5825243B" w14:textId="058E6F8A" w:rsidR="00525C29" w:rsidRDefault="00525C29" w:rsidP="003D70B5">
      <w:pPr>
        <w:pStyle w:val="Heading3"/>
      </w:pPr>
      <w:bookmarkStart w:id="48" w:name="_Toc230250330"/>
      <w:r>
        <w:t>Kiểm thử</w:t>
      </w:r>
      <w:bookmarkEnd w:id="48"/>
      <w:r>
        <w:t xml:space="preserve"> </w:t>
      </w:r>
    </w:p>
    <w:p w14:paraId="3FF9DBC7" w14:textId="58AA63CC" w:rsidR="00525C29" w:rsidRDefault="00525C29" w:rsidP="003D70B5">
      <w:pPr>
        <w:pStyle w:val="Heading3"/>
      </w:pPr>
      <w:bookmarkStart w:id="49" w:name="_Toc230250331"/>
      <w:r>
        <w:t>Đóng gói ứng dụng</w:t>
      </w:r>
      <w:bookmarkEnd w:id="49"/>
    </w:p>
    <w:p w14:paraId="47AAFBE6" w14:textId="5814777E" w:rsidR="00525C29" w:rsidRPr="00525C29" w:rsidRDefault="00525C29" w:rsidP="00C33752">
      <w:pPr>
        <w:pStyle w:val="Heading2"/>
      </w:pPr>
      <w:bookmarkStart w:id="50" w:name="_Toc230250332"/>
      <w:r>
        <w:t>Kết luận</w:t>
      </w:r>
      <w:r w:rsidR="00C23139">
        <w:t xml:space="preserve"> </w:t>
      </w:r>
      <w:bookmarkEnd w:id="50"/>
      <w:r w:rsidR="00C23139">
        <w:fldChar w:fldCharType="begin"/>
      </w:r>
      <w:r w:rsidR="00C23139">
        <w:instrText xml:space="preserve"> REF _Ref230851164 \r \h </w:instrText>
      </w:r>
      <w:r w:rsidR="00C23139">
        <w:fldChar w:fldCharType="separate"/>
      </w:r>
      <w:r w:rsidR="00117AFE">
        <w:t>CHƯƠNG 3</w:t>
      </w:r>
      <w:r w:rsidR="00C23139">
        <w:fldChar w:fldCharType="end"/>
      </w:r>
    </w:p>
    <w:p w14:paraId="28500F30" w14:textId="77777777" w:rsidR="0054498F" w:rsidRPr="008131B1" w:rsidRDefault="0054498F" w:rsidP="003D70B5">
      <w:r w:rsidRPr="00A674F1">
        <w:br w:type="page"/>
      </w:r>
    </w:p>
    <w:p w14:paraId="1FA280E0" w14:textId="50196433" w:rsidR="0054498F" w:rsidRPr="00A674F1" w:rsidRDefault="0054498F" w:rsidP="003D70B5">
      <w:pPr>
        <w:pStyle w:val="Title"/>
      </w:pPr>
      <w:bookmarkStart w:id="51" w:name="_Toc230250333"/>
      <w:r w:rsidRPr="00A674F1">
        <w:lastRenderedPageBreak/>
        <w:t>Tài liệu tham khảo</w:t>
      </w:r>
      <w:bookmarkEnd w:id="51"/>
    </w:p>
    <w:p w14:paraId="03E0925E" w14:textId="595BCD41" w:rsidR="0054498F" w:rsidRPr="00A674F1" w:rsidRDefault="0054498F" w:rsidP="003D70B5">
      <w:r w:rsidRPr="00A674F1">
        <w:br w:type="page"/>
      </w:r>
    </w:p>
    <w:p w14:paraId="31DE1DCA" w14:textId="5D4FA4B7" w:rsidR="0054498F" w:rsidRPr="0054498F" w:rsidRDefault="0054498F" w:rsidP="003D70B5">
      <w:pPr>
        <w:pStyle w:val="Title"/>
      </w:pPr>
      <w:bookmarkStart w:id="52" w:name="_Toc230250334"/>
      <w:r w:rsidRPr="00A674F1">
        <w:lastRenderedPageBreak/>
        <w:t>Phụ lục</w:t>
      </w:r>
      <w:bookmarkEnd w:id="52"/>
    </w:p>
    <w:sectPr w:rsidR="0054498F" w:rsidRPr="0054498F" w:rsidSect="003141EC">
      <w:headerReference w:type="default" r:id="rId26"/>
      <w:footerReference w:type="default" r:id="rId27"/>
      <w:pgSz w:w="12240" w:h="15840" w:code="1"/>
      <w:pgMar w:top="1134" w:right="851" w:bottom="1134" w:left="1701" w:header="39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ED39F" w14:textId="77777777" w:rsidR="00044E0C" w:rsidRPr="00A674F1" w:rsidRDefault="00044E0C" w:rsidP="003D70B5">
      <w:r w:rsidRPr="00A674F1">
        <w:separator/>
      </w:r>
    </w:p>
  </w:endnote>
  <w:endnote w:type="continuationSeparator" w:id="0">
    <w:p w14:paraId="7779CAFB" w14:textId="77777777" w:rsidR="00044E0C" w:rsidRPr="00A674F1" w:rsidRDefault="00044E0C" w:rsidP="003D70B5">
      <w:r w:rsidRPr="00A674F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62F36" w14:textId="77777777" w:rsidR="00A70E43" w:rsidRPr="00A674F1" w:rsidRDefault="00A70E43" w:rsidP="003D70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F3BE9" w14:textId="101AE56D" w:rsidR="00A70E43" w:rsidRPr="008B7B44" w:rsidRDefault="0045798E" w:rsidP="003D70B5">
    <w:pPr>
      <w:pStyle w:val="Footer"/>
    </w:pPr>
    <w:r w:rsidRPr="00A674F1">
      <w:t>GVHD:</w:t>
    </w:r>
    <w:r w:rsidR="008D51B3">
      <w:t xml:space="preserve"> </w:t>
    </w:r>
    <w:r w:rsidR="000E05C7">
      <w:t>TS.</w:t>
    </w:r>
    <w:r w:rsidR="008D51B3">
      <w:t xml:space="preserve">Nguyễn </w:t>
    </w:r>
    <w:r w:rsidR="00A90C30">
      <w:t>Hữu Hào</w:t>
    </w:r>
    <w:r w:rsidR="00A70E43" w:rsidRPr="00A674F1">
      <w:ptab w:relativeTo="margin" w:alignment="center" w:leader="none"/>
    </w:r>
    <w:r w:rsidR="00A70E43" w:rsidRPr="00A674F1">
      <w:ptab w:relativeTo="margin" w:alignment="right" w:leader="none"/>
    </w:r>
    <w:r w:rsidRPr="00A674F1">
      <w:t>SVTH:</w:t>
    </w:r>
    <w:r w:rsidR="007403FF">
      <w:t xml:space="preserve"> </w:t>
    </w:r>
    <w:r w:rsidR="008B7B44">
      <w:t>Đỗ Hữu Thiên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12418" w14:textId="77777777" w:rsidR="00044E0C" w:rsidRPr="00A674F1" w:rsidRDefault="00044E0C" w:rsidP="003D70B5">
      <w:r w:rsidRPr="00A674F1">
        <w:separator/>
      </w:r>
    </w:p>
  </w:footnote>
  <w:footnote w:type="continuationSeparator" w:id="0">
    <w:p w14:paraId="44EB99B4" w14:textId="77777777" w:rsidR="00044E0C" w:rsidRPr="00A674F1" w:rsidRDefault="00044E0C" w:rsidP="003D70B5">
      <w:r w:rsidRPr="00A674F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6065660"/>
      <w:docPartObj>
        <w:docPartGallery w:val="Page Numbers (Top of Page)"/>
        <w:docPartUnique/>
      </w:docPartObj>
    </w:sdtPr>
    <w:sdtContent>
      <w:p w14:paraId="55260FAD" w14:textId="5F0321B2" w:rsidR="00FA41C5" w:rsidRPr="00A674F1" w:rsidRDefault="00FA41C5" w:rsidP="00D705EA">
        <w:pPr>
          <w:pStyle w:val="Header"/>
          <w:jc w:val="center"/>
        </w:pPr>
        <w:r w:rsidRPr="00A674F1">
          <w:fldChar w:fldCharType="begin"/>
        </w:r>
        <w:r w:rsidRPr="00A674F1">
          <w:instrText>PAGE   \* MERGEFORMAT</w:instrText>
        </w:r>
        <w:r w:rsidRPr="00A674F1">
          <w:fldChar w:fldCharType="separate"/>
        </w:r>
        <w:r w:rsidRPr="00A674F1">
          <w:t>2</w:t>
        </w:r>
        <w:r w:rsidRPr="00A674F1">
          <w:fldChar w:fldCharType="end"/>
        </w:r>
      </w:p>
    </w:sdtContent>
  </w:sdt>
  <w:p w14:paraId="04D2F4B0" w14:textId="08AC6716" w:rsidR="00F93B21" w:rsidRPr="00A674F1" w:rsidRDefault="00F93B21" w:rsidP="003D70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1885353"/>
      <w:docPartObj>
        <w:docPartGallery w:val="Page Numbers (Top of Page)"/>
        <w:docPartUnique/>
      </w:docPartObj>
    </w:sdtPr>
    <w:sdtContent>
      <w:p w14:paraId="5D4C29E4" w14:textId="6E2CA137" w:rsidR="00FA41C5" w:rsidRPr="00A674F1" w:rsidRDefault="00FA41C5" w:rsidP="00D705EA">
        <w:pPr>
          <w:pStyle w:val="Header"/>
          <w:jc w:val="center"/>
        </w:pPr>
        <w:r w:rsidRPr="00A674F1">
          <w:fldChar w:fldCharType="begin"/>
        </w:r>
        <w:r w:rsidRPr="00A674F1">
          <w:instrText>PAGE   \* MERGEFORMAT</w:instrText>
        </w:r>
        <w:r w:rsidRPr="00A674F1">
          <w:fldChar w:fldCharType="separate"/>
        </w:r>
        <w:r w:rsidRPr="00A674F1">
          <w:t>2</w:t>
        </w:r>
        <w:r w:rsidRPr="00A674F1">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27BA"/>
    <w:multiLevelType w:val="hybridMultilevel"/>
    <w:tmpl w:val="6D64F2FA"/>
    <w:lvl w:ilvl="0" w:tplc="10502054">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02DB2CC0"/>
    <w:multiLevelType w:val="hybridMultilevel"/>
    <w:tmpl w:val="1AEC41FA"/>
    <w:lvl w:ilvl="0" w:tplc="65829F54">
      <w:start w:val="1"/>
      <w:numFmt w:val="bullet"/>
      <w:pStyle w:val="AMHmcsao"/>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726297"/>
    <w:multiLevelType w:val="hybridMultilevel"/>
    <w:tmpl w:val="E9C6E3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43A5DC3"/>
    <w:multiLevelType w:val="hybridMultilevel"/>
    <w:tmpl w:val="ED4C33CC"/>
    <w:lvl w:ilvl="0" w:tplc="F9305C00">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 w15:restartNumberingAfterBreak="0">
    <w:nsid w:val="0A841CB9"/>
    <w:multiLevelType w:val="hybridMultilevel"/>
    <w:tmpl w:val="D91C90A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B171612"/>
    <w:multiLevelType w:val="hybridMultilevel"/>
    <w:tmpl w:val="E57C6E5E"/>
    <w:lvl w:ilvl="0" w:tplc="1050205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0BC9446C"/>
    <w:multiLevelType w:val="hybridMultilevel"/>
    <w:tmpl w:val="65CE2032"/>
    <w:lvl w:ilvl="0" w:tplc="10502054">
      <w:numFmt w:val="bullet"/>
      <w:lvlText w:val="-"/>
      <w:lvlJc w:val="left"/>
      <w:pPr>
        <w:ind w:left="720" w:hanging="360"/>
      </w:pPr>
      <w:rPr>
        <w:rFonts w:ascii="Times New Roman" w:eastAsiaTheme="minorHAns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CE85D00"/>
    <w:multiLevelType w:val="hybridMultilevel"/>
    <w:tmpl w:val="D41480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1D968DF"/>
    <w:multiLevelType w:val="multilevel"/>
    <w:tmpl w:val="FB84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D679B9"/>
    <w:multiLevelType w:val="hybridMultilevel"/>
    <w:tmpl w:val="FCEEC976"/>
    <w:lvl w:ilvl="0" w:tplc="FB70B55A">
      <w:start w:val="1"/>
      <w:numFmt w:val="decimal"/>
      <w:pStyle w:val="AMHmcnh123"/>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B25065D"/>
    <w:multiLevelType w:val="multilevel"/>
    <w:tmpl w:val="7854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F8132D"/>
    <w:multiLevelType w:val="hybridMultilevel"/>
    <w:tmpl w:val="5C8CE5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1724460"/>
    <w:multiLevelType w:val="hybridMultilevel"/>
    <w:tmpl w:val="91EA5CC0"/>
    <w:lvl w:ilvl="0" w:tplc="FFFFFFFF">
      <w:numFmt w:val="bullet"/>
      <w:lvlText w:val="-"/>
      <w:lvlJc w:val="left"/>
      <w:pPr>
        <w:ind w:left="360" w:hanging="360"/>
      </w:pPr>
      <w:rPr>
        <w:rFonts w:ascii="Times New Roman" w:eastAsiaTheme="minorHAnsi" w:hAnsi="Times New Roman" w:cs="Times New Roman" w:hint="default"/>
      </w:rPr>
    </w:lvl>
    <w:lvl w:ilvl="1" w:tplc="042A0003">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3" w15:restartNumberingAfterBreak="0">
    <w:nsid w:val="243114F2"/>
    <w:multiLevelType w:val="multilevel"/>
    <w:tmpl w:val="641E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CA1D19"/>
    <w:multiLevelType w:val="hybridMultilevel"/>
    <w:tmpl w:val="D8B063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8575A46"/>
    <w:multiLevelType w:val="multilevel"/>
    <w:tmpl w:val="EE48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6A1130"/>
    <w:multiLevelType w:val="multilevel"/>
    <w:tmpl w:val="460C9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bullet"/>
      <w:lvlText w:val="•"/>
      <w:lvlJc w:val="left"/>
      <w:pPr>
        <w:ind w:left="2160" w:hanging="360"/>
      </w:pPr>
      <w:rPr>
        <w:rFonts w:ascii="Times New Roman" w:eastAsiaTheme="minorHAnsi"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34175E"/>
    <w:multiLevelType w:val="hybridMultilevel"/>
    <w:tmpl w:val="5E3449F4"/>
    <w:lvl w:ilvl="0" w:tplc="042A0001">
      <w:start w:val="1"/>
      <w:numFmt w:val="bullet"/>
      <w:lvlText w:val=""/>
      <w:lvlJc w:val="left"/>
      <w:pPr>
        <w:ind w:left="1507" w:hanging="360"/>
      </w:pPr>
      <w:rPr>
        <w:rFonts w:ascii="Symbol" w:hAnsi="Symbol" w:hint="default"/>
      </w:rPr>
    </w:lvl>
    <w:lvl w:ilvl="1" w:tplc="042A0003" w:tentative="1">
      <w:start w:val="1"/>
      <w:numFmt w:val="bullet"/>
      <w:lvlText w:val="o"/>
      <w:lvlJc w:val="left"/>
      <w:pPr>
        <w:ind w:left="2227" w:hanging="360"/>
      </w:pPr>
      <w:rPr>
        <w:rFonts w:ascii="Courier New" w:hAnsi="Courier New" w:cs="Courier New" w:hint="default"/>
      </w:rPr>
    </w:lvl>
    <w:lvl w:ilvl="2" w:tplc="042A0005" w:tentative="1">
      <w:start w:val="1"/>
      <w:numFmt w:val="bullet"/>
      <w:lvlText w:val=""/>
      <w:lvlJc w:val="left"/>
      <w:pPr>
        <w:ind w:left="2947" w:hanging="360"/>
      </w:pPr>
      <w:rPr>
        <w:rFonts w:ascii="Wingdings" w:hAnsi="Wingdings" w:hint="default"/>
      </w:rPr>
    </w:lvl>
    <w:lvl w:ilvl="3" w:tplc="042A0001" w:tentative="1">
      <w:start w:val="1"/>
      <w:numFmt w:val="bullet"/>
      <w:lvlText w:val=""/>
      <w:lvlJc w:val="left"/>
      <w:pPr>
        <w:ind w:left="3667" w:hanging="360"/>
      </w:pPr>
      <w:rPr>
        <w:rFonts w:ascii="Symbol" w:hAnsi="Symbol" w:hint="default"/>
      </w:rPr>
    </w:lvl>
    <w:lvl w:ilvl="4" w:tplc="042A0003" w:tentative="1">
      <w:start w:val="1"/>
      <w:numFmt w:val="bullet"/>
      <w:lvlText w:val="o"/>
      <w:lvlJc w:val="left"/>
      <w:pPr>
        <w:ind w:left="4387" w:hanging="360"/>
      </w:pPr>
      <w:rPr>
        <w:rFonts w:ascii="Courier New" w:hAnsi="Courier New" w:cs="Courier New" w:hint="default"/>
      </w:rPr>
    </w:lvl>
    <w:lvl w:ilvl="5" w:tplc="042A0005" w:tentative="1">
      <w:start w:val="1"/>
      <w:numFmt w:val="bullet"/>
      <w:lvlText w:val=""/>
      <w:lvlJc w:val="left"/>
      <w:pPr>
        <w:ind w:left="5107" w:hanging="360"/>
      </w:pPr>
      <w:rPr>
        <w:rFonts w:ascii="Wingdings" w:hAnsi="Wingdings" w:hint="default"/>
      </w:rPr>
    </w:lvl>
    <w:lvl w:ilvl="6" w:tplc="042A0001" w:tentative="1">
      <w:start w:val="1"/>
      <w:numFmt w:val="bullet"/>
      <w:lvlText w:val=""/>
      <w:lvlJc w:val="left"/>
      <w:pPr>
        <w:ind w:left="5827" w:hanging="360"/>
      </w:pPr>
      <w:rPr>
        <w:rFonts w:ascii="Symbol" w:hAnsi="Symbol" w:hint="default"/>
      </w:rPr>
    </w:lvl>
    <w:lvl w:ilvl="7" w:tplc="042A0003" w:tentative="1">
      <w:start w:val="1"/>
      <w:numFmt w:val="bullet"/>
      <w:lvlText w:val="o"/>
      <w:lvlJc w:val="left"/>
      <w:pPr>
        <w:ind w:left="6547" w:hanging="360"/>
      </w:pPr>
      <w:rPr>
        <w:rFonts w:ascii="Courier New" w:hAnsi="Courier New" w:cs="Courier New" w:hint="default"/>
      </w:rPr>
    </w:lvl>
    <w:lvl w:ilvl="8" w:tplc="042A0005" w:tentative="1">
      <w:start w:val="1"/>
      <w:numFmt w:val="bullet"/>
      <w:lvlText w:val=""/>
      <w:lvlJc w:val="left"/>
      <w:pPr>
        <w:ind w:left="7267" w:hanging="360"/>
      </w:pPr>
      <w:rPr>
        <w:rFonts w:ascii="Wingdings" w:hAnsi="Wingdings" w:hint="default"/>
      </w:rPr>
    </w:lvl>
  </w:abstractNum>
  <w:abstractNum w:abstractNumId="18" w15:restartNumberingAfterBreak="0">
    <w:nsid w:val="2C574E08"/>
    <w:multiLevelType w:val="hybridMultilevel"/>
    <w:tmpl w:val="A6B295F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2D794608"/>
    <w:multiLevelType w:val="hybridMultilevel"/>
    <w:tmpl w:val="D2B880E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2FAC0C61"/>
    <w:multiLevelType w:val="hybridMultilevel"/>
    <w:tmpl w:val="F070A7A6"/>
    <w:lvl w:ilvl="0" w:tplc="7550DBC6">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FE9392A"/>
    <w:multiLevelType w:val="hybridMultilevel"/>
    <w:tmpl w:val="75A46EE4"/>
    <w:lvl w:ilvl="0" w:tplc="1050205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32576833"/>
    <w:multiLevelType w:val="multilevel"/>
    <w:tmpl w:val="0DC0DDEC"/>
    <w:lvl w:ilvl="0">
      <w:start w:val="1"/>
      <w:numFmt w:val="decimal"/>
      <w:pStyle w:val="Heading1"/>
      <w:suff w:val="space"/>
      <w:lvlText w:val="CHƯƠNG %1."/>
      <w:lvlJc w:val="left"/>
      <w:pPr>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b/>
        <w:bCs w:val="0"/>
      </w:rPr>
    </w:lvl>
    <w:lvl w:ilvl="3">
      <w:start w:val="1"/>
      <w:numFmt w:val="decimal"/>
      <w:pStyle w:val="Heading4"/>
      <w:suff w:val="space"/>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3" w15:restartNumberingAfterBreak="0">
    <w:nsid w:val="3500075D"/>
    <w:multiLevelType w:val="hybridMultilevel"/>
    <w:tmpl w:val="4C7470CA"/>
    <w:lvl w:ilvl="0" w:tplc="1050205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39C75605"/>
    <w:multiLevelType w:val="hybridMultilevel"/>
    <w:tmpl w:val="CB1EEA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EDB1789"/>
    <w:multiLevelType w:val="hybridMultilevel"/>
    <w:tmpl w:val="32D0DCC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42BF50A2"/>
    <w:multiLevelType w:val="hybridMultilevel"/>
    <w:tmpl w:val="2E3AEFFA"/>
    <w:lvl w:ilvl="0" w:tplc="1050205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431256"/>
    <w:multiLevelType w:val="multilevel"/>
    <w:tmpl w:val="E5F8E31A"/>
    <w:lvl w:ilvl="0">
      <w:start w:val="1"/>
      <w:numFmt w:val="decimal"/>
      <w:suff w:val="space"/>
      <w:lvlText w:val="CHƯƠNG %1:"/>
      <w:lvlJc w:val="left"/>
      <w:pPr>
        <w:ind w:left="567" w:hanging="567"/>
      </w:pPr>
      <w:rPr>
        <w:rFonts w:hint="default"/>
      </w:rPr>
    </w:lvl>
    <w:lvl w:ilvl="1">
      <w:start w:val="1"/>
      <w:numFmt w:val="decimal"/>
      <w:suff w:val="space"/>
      <w:lvlText w:val="%1.%2."/>
      <w:lvlJc w:val="left"/>
      <w:pPr>
        <w:ind w:left="567" w:hanging="567"/>
      </w:pPr>
      <w:rPr>
        <w:rFonts w:ascii="Times New Roman" w:hAnsi="Times New Roman" w:hint="default"/>
        <w:b/>
        <w:i w:val="0"/>
        <w:sz w:val="26"/>
      </w:rPr>
    </w:lvl>
    <w:lvl w:ilvl="2">
      <w:start w:val="1"/>
      <w:numFmt w:val="decimal"/>
      <w:suff w:val="space"/>
      <w:lvlText w:val="%1.%2.%3."/>
      <w:lvlJc w:val="left"/>
      <w:pPr>
        <w:ind w:left="567" w:hanging="567"/>
      </w:pPr>
      <w:rPr>
        <w:rFonts w:hint="default"/>
        <w:b/>
      </w:rPr>
    </w:lvl>
    <w:lvl w:ilvl="3">
      <w:start w:val="1"/>
      <w:numFmt w:val="decimal"/>
      <w:suff w:val="space"/>
      <w:lvlText w:val="%1.%2.%3.%4."/>
      <w:lvlJc w:val="left"/>
      <w:pPr>
        <w:ind w:left="0" w:firstLine="1134"/>
      </w:pPr>
      <w:rPr>
        <w:rFonts w:ascii="Times New Roman" w:hAnsi="Times New Roman" w:hint="default"/>
        <w:b w:val="0"/>
        <w:i w:val="0"/>
        <w:sz w:val="26"/>
      </w:rPr>
    </w:lvl>
    <w:lvl w:ilvl="4">
      <w:start w:val="1"/>
      <w:numFmt w:val="decimal"/>
      <w:lvlText w:val="%1.%2.%3.%4.%5."/>
      <w:lvlJc w:val="left"/>
      <w:pPr>
        <w:ind w:left="567" w:hanging="567"/>
      </w:pPr>
      <w:rPr>
        <w:rFonts w:ascii="Times New Roman" w:hAnsi="Times New Roman" w:hint="default"/>
        <w:b w:val="0"/>
        <w:i w:val="0"/>
        <w:sz w:val="26"/>
      </w:rPr>
    </w:lvl>
    <w:lvl w:ilvl="5">
      <w:start w:val="1"/>
      <w:numFmt w:val="decimal"/>
      <w:lvlText w:val="%1.%2.%3.%4.%5.%6."/>
      <w:lvlJc w:val="left"/>
      <w:pPr>
        <w:ind w:left="567" w:hanging="567"/>
      </w:pPr>
      <w:rPr>
        <w:rFonts w:hint="default"/>
      </w:rPr>
    </w:lvl>
    <w:lvl w:ilvl="6">
      <w:start w:val="1"/>
      <w:numFmt w:val="decimal"/>
      <w:lvlText w:val="%1.%2.%3.%4.%5.%6.%7."/>
      <w:lvlJc w:val="left"/>
      <w:pPr>
        <w:ind w:left="567" w:hanging="567"/>
      </w:pPr>
      <w:rPr>
        <w:rFonts w:hint="default"/>
      </w:rPr>
    </w:lvl>
    <w:lvl w:ilvl="7">
      <w:start w:val="1"/>
      <w:numFmt w:val="decimal"/>
      <w:lvlText w:val="%1.%2.%3.%4.%5.%6.%7.%8."/>
      <w:lvlJc w:val="left"/>
      <w:pPr>
        <w:ind w:left="567" w:hanging="567"/>
      </w:pPr>
      <w:rPr>
        <w:rFonts w:hint="default"/>
      </w:rPr>
    </w:lvl>
    <w:lvl w:ilvl="8">
      <w:start w:val="1"/>
      <w:numFmt w:val="decimal"/>
      <w:lvlText w:val="%1.%2.%3.%4.%5.%6.%7.%8.%9."/>
      <w:lvlJc w:val="left"/>
      <w:pPr>
        <w:ind w:left="567" w:hanging="567"/>
      </w:pPr>
      <w:rPr>
        <w:rFonts w:hint="default"/>
      </w:rPr>
    </w:lvl>
  </w:abstractNum>
  <w:abstractNum w:abstractNumId="28" w15:restartNumberingAfterBreak="0">
    <w:nsid w:val="480C4768"/>
    <w:multiLevelType w:val="hybridMultilevel"/>
    <w:tmpl w:val="220EEB58"/>
    <w:lvl w:ilvl="0" w:tplc="FFFFFFFF">
      <w:numFmt w:val="bullet"/>
      <w:lvlText w:val="-"/>
      <w:lvlJc w:val="left"/>
      <w:pPr>
        <w:ind w:left="720" w:hanging="360"/>
      </w:pPr>
      <w:rPr>
        <w:rFonts w:ascii="Times New Roman" w:eastAsiaTheme="minorHAnsi" w:hAnsi="Times New Roman" w:cs="Times New Roman" w:hint="default"/>
      </w:rPr>
    </w:lvl>
    <w:lvl w:ilvl="1" w:tplc="042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C146978"/>
    <w:multiLevelType w:val="hybridMultilevel"/>
    <w:tmpl w:val="768075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2733D69"/>
    <w:multiLevelType w:val="hybridMultilevel"/>
    <w:tmpl w:val="B20C22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5C82805"/>
    <w:multiLevelType w:val="hybridMultilevel"/>
    <w:tmpl w:val="B400D71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565B1D2F"/>
    <w:multiLevelType w:val="hybridMultilevel"/>
    <w:tmpl w:val="985A286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5AB47167"/>
    <w:multiLevelType w:val="multilevel"/>
    <w:tmpl w:val="8A4E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080A79"/>
    <w:multiLevelType w:val="multilevel"/>
    <w:tmpl w:val="DCFA015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63796C32"/>
    <w:multiLevelType w:val="hybridMultilevel"/>
    <w:tmpl w:val="68C4A1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7DD6590"/>
    <w:multiLevelType w:val="hybridMultilevel"/>
    <w:tmpl w:val="1A267B00"/>
    <w:lvl w:ilvl="0" w:tplc="1050205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71215B36"/>
    <w:multiLevelType w:val="hybridMultilevel"/>
    <w:tmpl w:val="EB944A0E"/>
    <w:lvl w:ilvl="0" w:tplc="1050205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3357C6D"/>
    <w:multiLevelType w:val="multilevel"/>
    <w:tmpl w:val="7D86FEE0"/>
    <w:lvl w:ilvl="0">
      <w:start w:val="1"/>
      <w:numFmt w:val="bullet"/>
      <w:pStyle w:val="DuChm"/>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737D5295"/>
    <w:multiLevelType w:val="hybridMultilevel"/>
    <w:tmpl w:val="AAC6068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73863A79"/>
    <w:multiLevelType w:val="hybridMultilevel"/>
    <w:tmpl w:val="CE181D52"/>
    <w:lvl w:ilvl="0" w:tplc="10502054">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1" w15:restartNumberingAfterBreak="0">
    <w:nsid w:val="76F3274E"/>
    <w:multiLevelType w:val="multilevel"/>
    <w:tmpl w:val="393E7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BE1397D"/>
    <w:multiLevelType w:val="hybridMultilevel"/>
    <w:tmpl w:val="AED24BCA"/>
    <w:lvl w:ilvl="0" w:tplc="E17CE33E">
      <w:start w:val="1"/>
      <w:numFmt w:val="bullet"/>
      <w:lvlText w:val=""/>
      <w:lvlJc w:val="left"/>
      <w:pPr>
        <w:ind w:left="720" w:hanging="360"/>
      </w:pPr>
      <w:rPr>
        <w:rFonts w:ascii="Symbol" w:hAnsi="Symbol" w:hint="default"/>
        <w:sz w:val="20"/>
        <w:szCs w:val="2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C772218"/>
    <w:multiLevelType w:val="hybridMultilevel"/>
    <w:tmpl w:val="3E98CB6A"/>
    <w:lvl w:ilvl="0" w:tplc="10502054">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4" w15:restartNumberingAfterBreak="0">
    <w:nsid w:val="7D741A94"/>
    <w:multiLevelType w:val="hybridMultilevel"/>
    <w:tmpl w:val="C7AA7CD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386639862">
    <w:abstractNumId w:val="27"/>
  </w:num>
  <w:num w:numId="2" w16cid:durableId="668950790">
    <w:abstractNumId w:val="3"/>
  </w:num>
  <w:num w:numId="3" w16cid:durableId="1878009791">
    <w:abstractNumId w:val="6"/>
  </w:num>
  <w:num w:numId="4" w16cid:durableId="1680497543">
    <w:abstractNumId w:val="9"/>
  </w:num>
  <w:num w:numId="5" w16cid:durableId="2069184369">
    <w:abstractNumId w:val="1"/>
  </w:num>
  <w:num w:numId="6" w16cid:durableId="625744881">
    <w:abstractNumId w:val="8"/>
  </w:num>
  <w:num w:numId="7" w16cid:durableId="1391074933">
    <w:abstractNumId w:val="17"/>
  </w:num>
  <w:num w:numId="8" w16cid:durableId="769668181">
    <w:abstractNumId w:val="42"/>
  </w:num>
  <w:num w:numId="9" w16cid:durableId="627512485">
    <w:abstractNumId w:val="34"/>
  </w:num>
  <w:num w:numId="10" w16cid:durableId="1306352690">
    <w:abstractNumId w:val="16"/>
  </w:num>
  <w:num w:numId="11" w16cid:durableId="376515847">
    <w:abstractNumId w:val="22"/>
  </w:num>
  <w:num w:numId="12" w16cid:durableId="1779136521">
    <w:abstractNumId w:val="25"/>
  </w:num>
  <w:num w:numId="13" w16cid:durableId="969360758">
    <w:abstractNumId w:val="38"/>
  </w:num>
  <w:num w:numId="14" w16cid:durableId="133079187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27732466">
    <w:abstractNumId w:val="18"/>
  </w:num>
  <w:num w:numId="16" w16cid:durableId="816916712">
    <w:abstractNumId w:val="44"/>
  </w:num>
  <w:num w:numId="17" w16cid:durableId="1749499330">
    <w:abstractNumId w:val="40"/>
  </w:num>
  <w:num w:numId="18" w16cid:durableId="1365515816">
    <w:abstractNumId w:val="5"/>
  </w:num>
  <w:num w:numId="19" w16cid:durableId="304360907">
    <w:abstractNumId w:val="43"/>
  </w:num>
  <w:num w:numId="20" w16cid:durableId="1512138811">
    <w:abstractNumId w:val="36"/>
  </w:num>
  <w:num w:numId="21" w16cid:durableId="908078383">
    <w:abstractNumId w:val="21"/>
  </w:num>
  <w:num w:numId="22" w16cid:durableId="834806295">
    <w:abstractNumId w:val="0"/>
  </w:num>
  <w:num w:numId="23" w16cid:durableId="842159631">
    <w:abstractNumId w:val="23"/>
  </w:num>
  <w:num w:numId="24" w16cid:durableId="412943887">
    <w:abstractNumId w:val="33"/>
  </w:num>
  <w:num w:numId="25" w16cid:durableId="1412968833">
    <w:abstractNumId w:val="30"/>
  </w:num>
  <w:num w:numId="26" w16cid:durableId="1847091705">
    <w:abstractNumId w:val="35"/>
  </w:num>
  <w:num w:numId="27" w16cid:durableId="1443306381">
    <w:abstractNumId w:val="24"/>
  </w:num>
  <w:num w:numId="28" w16cid:durableId="169415178">
    <w:abstractNumId w:val="29"/>
  </w:num>
  <w:num w:numId="29" w16cid:durableId="1298798586">
    <w:abstractNumId w:val="2"/>
  </w:num>
  <w:num w:numId="30" w16cid:durableId="74742151">
    <w:abstractNumId w:val="7"/>
  </w:num>
  <w:num w:numId="31" w16cid:durableId="812914229">
    <w:abstractNumId w:val="14"/>
  </w:num>
  <w:num w:numId="32" w16cid:durableId="432433736">
    <w:abstractNumId w:val="28"/>
  </w:num>
  <w:num w:numId="33" w16cid:durableId="1049954809">
    <w:abstractNumId w:val="31"/>
  </w:num>
  <w:num w:numId="34" w16cid:durableId="1550919953">
    <w:abstractNumId w:val="12"/>
  </w:num>
  <w:num w:numId="35" w16cid:durableId="1576936791">
    <w:abstractNumId w:val="19"/>
  </w:num>
  <w:num w:numId="36" w16cid:durableId="1665666741">
    <w:abstractNumId w:val="39"/>
  </w:num>
  <w:num w:numId="37" w16cid:durableId="1484203802">
    <w:abstractNumId w:val="26"/>
  </w:num>
  <w:num w:numId="38" w16cid:durableId="1663467007">
    <w:abstractNumId w:val="37"/>
  </w:num>
  <w:num w:numId="39" w16cid:durableId="1459257191">
    <w:abstractNumId w:val="32"/>
  </w:num>
  <w:num w:numId="40" w16cid:durableId="476262053">
    <w:abstractNumId w:val="11"/>
  </w:num>
  <w:num w:numId="41" w16cid:durableId="1886022900">
    <w:abstractNumId w:val="4"/>
  </w:num>
  <w:num w:numId="42" w16cid:durableId="384716963">
    <w:abstractNumId w:val="41"/>
  </w:num>
  <w:num w:numId="43" w16cid:durableId="1135483979">
    <w:abstractNumId w:val="10"/>
  </w:num>
  <w:num w:numId="44" w16cid:durableId="2029982341">
    <w:abstractNumId w:val="20"/>
  </w:num>
  <w:num w:numId="45" w16cid:durableId="1156074105">
    <w:abstractNumId w:val="15"/>
  </w:num>
  <w:num w:numId="46" w16cid:durableId="32532939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A4E"/>
    <w:rsid w:val="00001AAD"/>
    <w:rsid w:val="00003969"/>
    <w:rsid w:val="00004786"/>
    <w:rsid w:val="0000701A"/>
    <w:rsid w:val="00007725"/>
    <w:rsid w:val="00010279"/>
    <w:rsid w:val="0001092E"/>
    <w:rsid w:val="00010A4E"/>
    <w:rsid w:val="00012A6D"/>
    <w:rsid w:val="000131B4"/>
    <w:rsid w:val="00013551"/>
    <w:rsid w:val="00014D0B"/>
    <w:rsid w:val="00017980"/>
    <w:rsid w:val="00017BFC"/>
    <w:rsid w:val="00021CE6"/>
    <w:rsid w:val="000238CA"/>
    <w:rsid w:val="00023FBE"/>
    <w:rsid w:val="00024E63"/>
    <w:rsid w:val="00025F6B"/>
    <w:rsid w:val="0002641B"/>
    <w:rsid w:val="00031E90"/>
    <w:rsid w:val="000333B8"/>
    <w:rsid w:val="00034D29"/>
    <w:rsid w:val="000353AF"/>
    <w:rsid w:val="000365E4"/>
    <w:rsid w:val="00040B97"/>
    <w:rsid w:val="00042088"/>
    <w:rsid w:val="000440DD"/>
    <w:rsid w:val="00044E0C"/>
    <w:rsid w:val="0004531E"/>
    <w:rsid w:val="000478C7"/>
    <w:rsid w:val="00047D41"/>
    <w:rsid w:val="00050A77"/>
    <w:rsid w:val="00051838"/>
    <w:rsid w:val="00051E27"/>
    <w:rsid w:val="00052715"/>
    <w:rsid w:val="00052FAE"/>
    <w:rsid w:val="00054225"/>
    <w:rsid w:val="00054287"/>
    <w:rsid w:val="00054F7E"/>
    <w:rsid w:val="00055276"/>
    <w:rsid w:val="000570FE"/>
    <w:rsid w:val="00060996"/>
    <w:rsid w:val="00061961"/>
    <w:rsid w:val="00061DF7"/>
    <w:rsid w:val="000622CC"/>
    <w:rsid w:val="000630E8"/>
    <w:rsid w:val="000634EC"/>
    <w:rsid w:val="000639F7"/>
    <w:rsid w:val="00064B6A"/>
    <w:rsid w:val="00065455"/>
    <w:rsid w:val="00066BC9"/>
    <w:rsid w:val="00070887"/>
    <w:rsid w:val="00071CE2"/>
    <w:rsid w:val="00071FFE"/>
    <w:rsid w:val="000730C3"/>
    <w:rsid w:val="00073E64"/>
    <w:rsid w:val="00073EC4"/>
    <w:rsid w:val="000753B8"/>
    <w:rsid w:val="00075F89"/>
    <w:rsid w:val="00076FDF"/>
    <w:rsid w:val="00077A38"/>
    <w:rsid w:val="00077EDD"/>
    <w:rsid w:val="00080DE4"/>
    <w:rsid w:val="00083ED9"/>
    <w:rsid w:val="00083F5F"/>
    <w:rsid w:val="00084BB5"/>
    <w:rsid w:val="000863E9"/>
    <w:rsid w:val="000907EF"/>
    <w:rsid w:val="00091395"/>
    <w:rsid w:val="00091451"/>
    <w:rsid w:val="00091DE4"/>
    <w:rsid w:val="00091EDB"/>
    <w:rsid w:val="0009230E"/>
    <w:rsid w:val="0009361A"/>
    <w:rsid w:val="00094E8A"/>
    <w:rsid w:val="00094F1D"/>
    <w:rsid w:val="00095C8A"/>
    <w:rsid w:val="00095F41"/>
    <w:rsid w:val="0009600A"/>
    <w:rsid w:val="00096011"/>
    <w:rsid w:val="00097471"/>
    <w:rsid w:val="00097523"/>
    <w:rsid w:val="000A01D1"/>
    <w:rsid w:val="000A02D1"/>
    <w:rsid w:val="000A17E6"/>
    <w:rsid w:val="000A19CE"/>
    <w:rsid w:val="000A72BF"/>
    <w:rsid w:val="000B251F"/>
    <w:rsid w:val="000B2785"/>
    <w:rsid w:val="000B5182"/>
    <w:rsid w:val="000B60DC"/>
    <w:rsid w:val="000B7D05"/>
    <w:rsid w:val="000C0C9E"/>
    <w:rsid w:val="000C144D"/>
    <w:rsid w:val="000C1ACA"/>
    <w:rsid w:val="000C2CFE"/>
    <w:rsid w:val="000C3F6F"/>
    <w:rsid w:val="000C6336"/>
    <w:rsid w:val="000C7F8B"/>
    <w:rsid w:val="000D0730"/>
    <w:rsid w:val="000D2E5A"/>
    <w:rsid w:val="000D3606"/>
    <w:rsid w:val="000D3972"/>
    <w:rsid w:val="000D6CD2"/>
    <w:rsid w:val="000D6F4D"/>
    <w:rsid w:val="000E05C7"/>
    <w:rsid w:val="000E1C31"/>
    <w:rsid w:val="000E299C"/>
    <w:rsid w:val="000E32A5"/>
    <w:rsid w:val="000E3A5D"/>
    <w:rsid w:val="000E3BD6"/>
    <w:rsid w:val="000E4229"/>
    <w:rsid w:val="000E5D01"/>
    <w:rsid w:val="000E6783"/>
    <w:rsid w:val="000E6D8B"/>
    <w:rsid w:val="000E7337"/>
    <w:rsid w:val="000E74EE"/>
    <w:rsid w:val="000F04F0"/>
    <w:rsid w:val="000F07DA"/>
    <w:rsid w:val="000F129D"/>
    <w:rsid w:val="000F1725"/>
    <w:rsid w:val="000F350C"/>
    <w:rsid w:val="000F3F92"/>
    <w:rsid w:val="000F4170"/>
    <w:rsid w:val="000F463B"/>
    <w:rsid w:val="000F6160"/>
    <w:rsid w:val="000F6ECD"/>
    <w:rsid w:val="000F7511"/>
    <w:rsid w:val="001000D7"/>
    <w:rsid w:val="00100F1A"/>
    <w:rsid w:val="0010193F"/>
    <w:rsid w:val="00101BC4"/>
    <w:rsid w:val="00104D0D"/>
    <w:rsid w:val="00105335"/>
    <w:rsid w:val="001053AE"/>
    <w:rsid w:val="00106078"/>
    <w:rsid w:val="00106502"/>
    <w:rsid w:val="00106FFB"/>
    <w:rsid w:val="001071D7"/>
    <w:rsid w:val="00110103"/>
    <w:rsid w:val="00110269"/>
    <w:rsid w:val="0011166D"/>
    <w:rsid w:val="00114F06"/>
    <w:rsid w:val="00115270"/>
    <w:rsid w:val="001161D1"/>
    <w:rsid w:val="00116FD2"/>
    <w:rsid w:val="00117AFE"/>
    <w:rsid w:val="00117E96"/>
    <w:rsid w:val="00121639"/>
    <w:rsid w:val="00122423"/>
    <w:rsid w:val="00122A9B"/>
    <w:rsid w:val="00123E71"/>
    <w:rsid w:val="00124B64"/>
    <w:rsid w:val="00124DF0"/>
    <w:rsid w:val="001264F1"/>
    <w:rsid w:val="0012658D"/>
    <w:rsid w:val="00126A3B"/>
    <w:rsid w:val="001273C2"/>
    <w:rsid w:val="00130B52"/>
    <w:rsid w:val="0013106E"/>
    <w:rsid w:val="00131721"/>
    <w:rsid w:val="00132153"/>
    <w:rsid w:val="00133EBC"/>
    <w:rsid w:val="0013503D"/>
    <w:rsid w:val="00135195"/>
    <w:rsid w:val="0013579F"/>
    <w:rsid w:val="0013594A"/>
    <w:rsid w:val="001410ED"/>
    <w:rsid w:val="001428B9"/>
    <w:rsid w:val="00142F7F"/>
    <w:rsid w:val="00144CB9"/>
    <w:rsid w:val="00146998"/>
    <w:rsid w:val="00146EAB"/>
    <w:rsid w:val="00147581"/>
    <w:rsid w:val="00150141"/>
    <w:rsid w:val="001502E6"/>
    <w:rsid w:val="0015116A"/>
    <w:rsid w:val="00152497"/>
    <w:rsid w:val="001530FA"/>
    <w:rsid w:val="001537FF"/>
    <w:rsid w:val="00155188"/>
    <w:rsid w:val="0015698C"/>
    <w:rsid w:val="00156BAB"/>
    <w:rsid w:val="00156BDD"/>
    <w:rsid w:val="00156C0B"/>
    <w:rsid w:val="00157559"/>
    <w:rsid w:val="00157665"/>
    <w:rsid w:val="001600AA"/>
    <w:rsid w:val="00160356"/>
    <w:rsid w:val="001606CA"/>
    <w:rsid w:val="00160B13"/>
    <w:rsid w:val="00161114"/>
    <w:rsid w:val="001620B7"/>
    <w:rsid w:val="00163317"/>
    <w:rsid w:val="001634B5"/>
    <w:rsid w:val="00163A9A"/>
    <w:rsid w:val="001645B7"/>
    <w:rsid w:val="001651E0"/>
    <w:rsid w:val="00166B6D"/>
    <w:rsid w:val="00170BCD"/>
    <w:rsid w:val="00170EEE"/>
    <w:rsid w:val="001720DA"/>
    <w:rsid w:val="001721EA"/>
    <w:rsid w:val="00173BB5"/>
    <w:rsid w:val="00174315"/>
    <w:rsid w:val="001750B9"/>
    <w:rsid w:val="00176953"/>
    <w:rsid w:val="0017776D"/>
    <w:rsid w:val="00177CC2"/>
    <w:rsid w:val="00180E5A"/>
    <w:rsid w:val="00181092"/>
    <w:rsid w:val="00181E5D"/>
    <w:rsid w:val="0018249A"/>
    <w:rsid w:val="00183D0A"/>
    <w:rsid w:val="001844BD"/>
    <w:rsid w:val="00187B74"/>
    <w:rsid w:val="00187DE0"/>
    <w:rsid w:val="0019026B"/>
    <w:rsid w:val="00190FEB"/>
    <w:rsid w:val="00191441"/>
    <w:rsid w:val="00193374"/>
    <w:rsid w:val="0019378E"/>
    <w:rsid w:val="00193959"/>
    <w:rsid w:val="00193D2D"/>
    <w:rsid w:val="00193FA0"/>
    <w:rsid w:val="001950ED"/>
    <w:rsid w:val="001953E5"/>
    <w:rsid w:val="001963C3"/>
    <w:rsid w:val="001976E1"/>
    <w:rsid w:val="001A23CD"/>
    <w:rsid w:val="001A27C5"/>
    <w:rsid w:val="001A2A6F"/>
    <w:rsid w:val="001A3506"/>
    <w:rsid w:val="001A482A"/>
    <w:rsid w:val="001A5101"/>
    <w:rsid w:val="001A5140"/>
    <w:rsid w:val="001A6EA6"/>
    <w:rsid w:val="001A706E"/>
    <w:rsid w:val="001A740F"/>
    <w:rsid w:val="001A7B07"/>
    <w:rsid w:val="001B0609"/>
    <w:rsid w:val="001B113F"/>
    <w:rsid w:val="001B141E"/>
    <w:rsid w:val="001B1C38"/>
    <w:rsid w:val="001B36FE"/>
    <w:rsid w:val="001B38E5"/>
    <w:rsid w:val="001B46A1"/>
    <w:rsid w:val="001B55E2"/>
    <w:rsid w:val="001B592C"/>
    <w:rsid w:val="001B75B9"/>
    <w:rsid w:val="001B78F0"/>
    <w:rsid w:val="001B7993"/>
    <w:rsid w:val="001B7B2A"/>
    <w:rsid w:val="001C05A9"/>
    <w:rsid w:val="001C1D89"/>
    <w:rsid w:val="001C3230"/>
    <w:rsid w:val="001C3957"/>
    <w:rsid w:val="001C3E25"/>
    <w:rsid w:val="001C4A1A"/>
    <w:rsid w:val="001C4B8A"/>
    <w:rsid w:val="001C4DEB"/>
    <w:rsid w:val="001C683D"/>
    <w:rsid w:val="001C72F8"/>
    <w:rsid w:val="001D1218"/>
    <w:rsid w:val="001D269E"/>
    <w:rsid w:val="001D2D7A"/>
    <w:rsid w:val="001D3107"/>
    <w:rsid w:val="001D39AA"/>
    <w:rsid w:val="001D3E05"/>
    <w:rsid w:val="001D3E9C"/>
    <w:rsid w:val="001D57F7"/>
    <w:rsid w:val="001D6E58"/>
    <w:rsid w:val="001D7276"/>
    <w:rsid w:val="001D776E"/>
    <w:rsid w:val="001E0EE6"/>
    <w:rsid w:val="001E1AD0"/>
    <w:rsid w:val="001E1C6D"/>
    <w:rsid w:val="001E1E17"/>
    <w:rsid w:val="001E1EE5"/>
    <w:rsid w:val="001E1F48"/>
    <w:rsid w:val="001E1FB6"/>
    <w:rsid w:val="001E24B3"/>
    <w:rsid w:val="001E5464"/>
    <w:rsid w:val="001E5510"/>
    <w:rsid w:val="001E5A05"/>
    <w:rsid w:val="001F0D5A"/>
    <w:rsid w:val="001F2EC4"/>
    <w:rsid w:val="001F386C"/>
    <w:rsid w:val="001F5E20"/>
    <w:rsid w:val="001F629E"/>
    <w:rsid w:val="001F78FF"/>
    <w:rsid w:val="001F7B99"/>
    <w:rsid w:val="00200613"/>
    <w:rsid w:val="00201BDD"/>
    <w:rsid w:val="00202397"/>
    <w:rsid w:val="00203419"/>
    <w:rsid w:val="002050BE"/>
    <w:rsid w:val="00205409"/>
    <w:rsid w:val="002060A6"/>
    <w:rsid w:val="00206DB5"/>
    <w:rsid w:val="00210231"/>
    <w:rsid w:val="0021039D"/>
    <w:rsid w:val="0021157E"/>
    <w:rsid w:val="00212854"/>
    <w:rsid w:val="00213069"/>
    <w:rsid w:val="00213FCB"/>
    <w:rsid w:val="00215590"/>
    <w:rsid w:val="0021756C"/>
    <w:rsid w:val="00217844"/>
    <w:rsid w:val="002219CC"/>
    <w:rsid w:val="00222A14"/>
    <w:rsid w:val="00222C9E"/>
    <w:rsid w:val="0022346D"/>
    <w:rsid w:val="00223E01"/>
    <w:rsid w:val="00225181"/>
    <w:rsid w:val="00225E5A"/>
    <w:rsid w:val="0022628A"/>
    <w:rsid w:val="002301CF"/>
    <w:rsid w:val="002316A1"/>
    <w:rsid w:val="00231CDD"/>
    <w:rsid w:val="00232480"/>
    <w:rsid w:val="0023313C"/>
    <w:rsid w:val="00235A3A"/>
    <w:rsid w:val="00235FC4"/>
    <w:rsid w:val="00237274"/>
    <w:rsid w:val="0023783B"/>
    <w:rsid w:val="002378BB"/>
    <w:rsid w:val="0024073B"/>
    <w:rsid w:val="002427BE"/>
    <w:rsid w:val="00243ADC"/>
    <w:rsid w:val="0024446A"/>
    <w:rsid w:val="00244C92"/>
    <w:rsid w:val="00245761"/>
    <w:rsid w:val="00247412"/>
    <w:rsid w:val="00247E3C"/>
    <w:rsid w:val="00250556"/>
    <w:rsid w:val="002514DB"/>
    <w:rsid w:val="00251B08"/>
    <w:rsid w:val="00252E94"/>
    <w:rsid w:val="00252F1E"/>
    <w:rsid w:val="00255EF5"/>
    <w:rsid w:val="0025617A"/>
    <w:rsid w:val="002572E9"/>
    <w:rsid w:val="00257411"/>
    <w:rsid w:val="0026290B"/>
    <w:rsid w:val="00262E1D"/>
    <w:rsid w:val="00263322"/>
    <w:rsid w:val="0026389E"/>
    <w:rsid w:val="002643E7"/>
    <w:rsid w:val="002644B8"/>
    <w:rsid w:val="00264627"/>
    <w:rsid w:val="002646C2"/>
    <w:rsid w:val="00264996"/>
    <w:rsid w:val="0026749E"/>
    <w:rsid w:val="00267A16"/>
    <w:rsid w:val="0027042F"/>
    <w:rsid w:val="00270B1F"/>
    <w:rsid w:val="0027107D"/>
    <w:rsid w:val="0027282A"/>
    <w:rsid w:val="00272A4E"/>
    <w:rsid w:val="002736E8"/>
    <w:rsid w:val="00273D07"/>
    <w:rsid w:val="00273FD2"/>
    <w:rsid w:val="002741AD"/>
    <w:rsid w:val="00275E03"/>
    <w:rsid w:val="00277098"/>
    <w:rsid w:val="00277AF5"/>
    <w:rsid w:val="00280B0C"/>
    <w:rsid w:val="00280D21"/>
    <w:rsid w:val="002811F8"/>
    <w:rsid w:val="00281576"/>
    <w:rsid w:val="00282A1A"/>
    <w:rsid w:val="002838C9"/>
    <w:rsid w:val="00284446"/>
    <w:rsid w:val="00287311"/>
    <w:rsid w:val="00287749"/>
    <w:rsid w:val="002877BC"/>
    <w:rsid w:val="00287E6A"/>
    <w:rsid w:val="00287FDD"/>
    <w:rsid w:val="00290E99"/>
    <w:rsid w:val="00291BA0"/>
    <w:rsid w:val="0029328F"/>
    <w:rsid w:val="002933CF"/>
    <w:rsid w:val="00294048"/>
    <w:rsid w:val="0029436D"/>
    <w:rsid w:val="002947CE"/>
    <w:rsid w:val="00294C5D"/>
    <w:rsid w:val="00294E0B"/>
    <w:rsid w:val="00295273"/>
    <w:rsid w:val="002960E5"/>
    <w:rsid w:val="0029675D"/>
    <w:rsid w:val="0029692E"/>
    <w:rsid w:val="00297A80"/>
    <w:rsid w:val="00297BE0"/>
    <w:rsid w:val="002A0E2B"/>
    <w:rsid w:val="002A212F"/>
    <w:rsid w:val="002A242C"/>
    <w:rsid w:val="002A371E"/>
    <w:rsid w:val="002A407F"/>
    <w:rsid w:val="002A45FB"/>
    <w:rsid w:val="002A604D"/>
    <w:rsid w:val="002A66C6"/>
    <w:rsid w:val="002A7017"/>
    <w:rsid w:val="002B0E35"/>
    <w:rsid w:val="002B14E0"/>
    <w:rsid w:val="002B2805"/>
    <w:rsid w:val="002B2C71"/>
    <w:rsid w:val="002B2EDB"/>
    <w:rsid w:val="002B3758"/>
    <w:rsid w:val="002B3A30"/>
    <w:rsid w:val="002B4DA8"/>
    <w:rsid w:val="002B6300"/>
    <w:rsid w:val="002B6817"/>
    <w:rsid w:val="002B6888"/>
    <w:rsid w:val="002B6A83"/>
    <w:rsid w:val="002B7867"/>
    <w:rsid w:val="002B79B1"/>
    <w:rsid w:val="002C121D"/>
    <w:rsid w:val="002C3076"/>
    <w:rsid w:val="002C3595"/>
    <w:rsid w:val="002C497B"/>
    <w:rsid w:val="002C71B0"/>
    <w:rsid w:val="002C7750"/>
    <w:rsid w:val="002C7A61"/>
    <w:rsid w:val="002D00F8"/>
    <w:rsid w:val="002D19BB"/>
    <w:rsid w:val="002D22A7"/>
    <w:rsid w:val="002D477E"/>
    <w:rsid w:val="002D4ABB"/>
    <w:rsid w:val="002D5A19"/>
    <w:rsid w:val="002D5BA7"/>
    <w:rsid w:val="002D5C9E"/>
    <w:rsid w:val="002D6BC7"/>
    <w:rsid w:val="002D7A5C"/>
    <w:rsid w:val="002E25B9"/>
    <w:rsid w:val="002E3B8B"/>
    <w:rsid w:val="002E42F0"/>
    <w:rsid w:val="002E5636"/>
    <w:rsid w:val="002E5DF4"/>
    <w:rsid w:val="002E60F2"/>
    <w:rsid w:val="002E63B2"/>
    <w:rsid w:val="002E71F0"/>
    <w:rsid w:val="002F05AA"/>
    <w:rsid w:val="002F0B7D"/>
    <w:rsid w:val="002F25D9"/>
    <w:rsid w:val="002F3305"/>
    <w:rsid w:val="002F3D14"/>
    <w:rsid w:val="002F4C9F"/>
    <w:rsid w:val="002F6A3E"/>
    <w:rsid w:val="0030033E"/>
    <w:rsid w:val="00303BB0"/>
    <w:rsid w:val="00304A5D"/>
    <w:rsid w:val="00304D4F"/>
    <w:rsid w:val="00306034"/>
    <w:rsid w:val="003105A4"/>
    <w:rsid w:val="00310B16"/>
    <w:rsid w:val="00310E00"/>
    <w:rsid w:val="00312392"/>
    <w:rsid w:val="00312492"/>
    <w:rsid w:val="003141EC"/>
    <w:rsid w:val="00314A33"/>
    <w:rsid w:val="003151C6"/>
    <w:rsid w:val="00315AC6"/>
    <w:rsid w:val="003168ED"/>
    <w:rsid w:val="0031744C"/>
    <w:rsid w:val="0031744E"/>
    <w:rsid w:val="00317CFF"/>
    <w:rsid w:val="00320AB8"/>
    <w:rsid w:val="00323C97"/>
    <w:rsid w:val="00324541"/>
    <w:rsid w:val="0032507E"/>
    <w:rsid w:val="003266CD"/>
    <w:rsid w:val="00326B63"/>
    <w:rsid w:val="0033081B"/>
    <w:rsid w:val="00332919"/>
    <w:rsid w:val="00332FC2"/>
    <w:rsid w:val="00333077"/>
    <w:rsid w:val="003335EB"/>
    <w:rsid w:val="00334A71"/>
    <w:rsid w:val="003350BD"/>
    <w:rsid w:val="003356FE"/>
    <w:rsid w:val="0033695D"/>
    <w:rsid w:val="00336D0A"/>
    <w:rsid w:val="00336F3A"/>
    <w:rsid w:val="0034013C"/>
    <w:rsid w:val="003413CA"/>
    <w:rsid w:val="003421B7"/>
    <w:rsid w:val="003423E6"/>
    <w:rsid w:val="00344872"/>
    <w:rsid w:val="00344E5D"/>
    <w:rsid w:val="00345F45"/>
    <w:rsid w:val="003461E3"/>
    <w:rsid w:val="00346875"/>
    <w:rsid w:val="00347627"/>
    <w:rsid w:val="003507D4"/>
    <w:rsid w:val="003511AB"/>
    <w:rsid w:val="003517CF"/>
    <w:rsid w:val="00352441"/>
    <w:rsid w:val="00352580"/>
    <w:rsid w:val="00352C71"/>
    <w:rsid w:val="0035318F"/>
    <w:rsid w:val="00353A2A"/>
    <w:rsid w:val="003548D6"/>
    <w:rsid w:val="00354BFB"/>
    <w:rsid w:val="00355161"/>
    <w:rsid w:val="00355375"/>
    <w:rsid w:val="0035783F"/>
    <w:rsid w:val="00357C3E"/>
    <w:rsid w:val="0036023E"/>
    <w:rsid w:val="00361475"/>
    <w:rsid w:val="00361686"/>
    <w:rsid w:val="00361A92"/>
    <w:rsid w:val="00362D01"/>
    <w:rsid w:val="00362D46"/>
    <w:rsid w:val="00365846"/>
    <w:rsid w:val="00365BDF"/>
    <w:rsid w:val="003670B3"/>
    <w:rsid w:val="0037161E"/>
    <w:rsid w:val="00374D3F"/>
    <w:rsid w:val="003773D7"/>
    <w:rsid w:val="00377470"/>
    <w:rsid w:val="00377712"/>
    <w:rsid w:val="003802CC"/>
    <w:rsid w:val="00381DAB"/>
    <w:rsid w:val="0038209C"/>
    <w:rsid w:val="00382509"/>
    <w:rsid w:val="00384C19"/>
    <w:rsid w:val="003851D7"/>
    <w:rsid w:val="0038569F"/>
    <w:rsid w:val="0038621F"/>
    <w:rsid w:val="00386313"/>
    <w:rsid w:val="003872F1"/>
    <w:rsid w:val="003873F2"/>
    <w:rsid w:val="00387933"/>
    <w:rsid w:val="00387DAF"/>
    <w:rsid w:val="00390147"/>
    <w:rsid w:val="0039017A"/>
    <w:rsid w:val="0039197D"/>
    <w:rsid w:val="00392796"/>
    <w:rsid w:val="00392E14"/>
    <w:rsid w:val="00393895"/>
    <w:rsid w:val="00393CA6"/>
    <w:rsid w:val="00394409"/>
    <w:rsid w:val="00394B1E"/>
    <w:rsid w:val="00395ADD"/>
    <w:rsid w:val="00396248"/>
    <w:rsid w:val="0039760F"/>
    <w:rsid w:val="003977A2"/>
    <w:rsid w:val="00397C44"/>
    <w:rsid w:val="00397D55"/>
    <w:rsid w:val="003A0060"/>
    <w:rsid w:val="003A09CC"/>
    <w:rsid w:val="003A2475"/>
    <w:rsid w:val="003A2B7B"/>
    <w:rsid w:val="003A3744"/>
    <w:rsid w:val="003A382D"/>
    <w:rsid w:val="003A3EAB"/>
    <w:rsid w:val="003A44D2"/>
    <w:rsid w:val="003A5B29"/>
    <w:rsid w:val="003A781C"/>
    <w:rsid w:val="003A7A70"/>
    <w:rsid w:val="003B1A65"/>
    <w:rsid w:val="003B34C0"/>
    <w:rsid w:val="003B3760"/>
    <w:rsid w:val="003B3B9C"/>
    <w:rsid w:val="003B472C"/>
    <w:rsid w:val="003B4CD7"/>
    <w:rsid w:val="003B4E60"/>
    <w:rsid w:val="003B5378"/>
    <w:rsid w:val="003B5BCB"/>
    <w:rsid w:val="003B5CB2"/>
    <w:rsid w:val="003B5D3C"/>
    <w:rsid w:val="003B5FDC"/>
    <w:rsid w:val="003B6080"/>
    <w:rsid w:val="003B76ED"/>
    <w:rsid w:val="003C1759"/>
    <w:rsid w:val="003C1933"/>
    <w:rsid w:val="003C1FEA"/>
    <w:rsid w:val="003C28D8"/>
    <w:rsid w:val="003C2A0A"/>
    <w:rsid w:val="003C4F96"/>
    <w:rsid w:val="003C6B92"/>
    <w:rsid w:val="003C6C17"/>
    <w:rsid w:val="003C7706"/>
    <w:rsid w:val="003C7AA9"/>
    <w:rsid w:val="003C7D2C"/>
    <w:rsid w:val="003D0385"/>
    <w:rsid w:val="003D0DE3"/>
    <w:rsid w:val="003D179F"/>
    <w:rsid w:val="003D1D1A"/>
    <w:rsid w:val="003D1E2E"/>
    <w:rsid w:val="003D2C97"/>
    <w:rsid w:val="003D356A"/>
    <w:rsid w:val="003D47F1"/>
    <w:rsid w:val="003D70B5"/>
    <w:rsid w:val="003D7A20"/>
    <w:rsid w:val="003E0371"/>
    <w:rsid w:val="003E3D38"/>
    <w:rsid w:val="003E5E3B"/>
    <w:rsid w:val="003F05B1"/>
    <w:rsid w:val="003F3AD7"/>
    <w:rsid w:val="003F3E9B"/>
    <w:rsid w:val="003F41E5"/>
    <w:rsid w:val="003F4D2F"/>
    <w:rsid w:val="003F57E3"/>
    <w:rsid w:val="003F5A5B"/>
    <w:rsid w:val="003F5F90"/>
    <w:rsid w:val="003F7ED5"/>
    <w:rsid w:val="0040175D"/>
    <w:rsid w:val="00401A3E"/>
    <w:rsid w:val="00402C1F"/>
    <w:rsid w:val="00403630"/>
    <w:rsid w:val="00404FDE"/>
    <w:rsid w:val="0040774D"/>
    <w:rsid w:val="00410015"/>
    <w:rsid w:val="00412348"/>
    <w:rsid w:val="00412757"/>
    <w:rsid w:val="00413BA5"/>
    <w:rsid w:val="00413DCD"/>
    <w:rsid w:val="00413E7B"/>
    <w:rsid w:val="00413ECA"/>
    <w:rsid w:val="004155B4"/>
    <w:rsid w:val="00415B4B"/>
    <w:rsid w:val="0041681A"/>
    <w:rsid w:val="0041698C"/>
    <w:rsid w:val="00416CEC"/>
    <w:rsid w:val="00417A54"/>
    <w:rsid w:val="004206A7"/>
    <w:rsid w:val="00420F64"/>
    <w:rsid w:val="004222AA"/>
    <w:rsid w:val="004252CC"/>
    <w:rsid w:val="0042670F"/>
    <w:rsid w:val="00427792"/>
    <w:rsid w:val="00427EDF"/>
    <w:rsid w:val="004306C4"/>
    <w:rsid w:val="0043098F"/>
    <w:rsid w:val="00430A59"/>
    <w:rsid w:val="00431A3B"/>
    <w:rsid w:val="00434B32"/>
    <w:rsid w:val="004350AA"/>
    <w:rsid w:val="00435C95"/>
    <w:rsid w:val="00435D92"/>
    <w:rsid w:val="004362F8"/>
    <w:rsid w:val="00437C4D"/>
    <w:rsid w:val="00440DE5"/>
    <w:rsid w:val="0044118F"/>
    <w:rsid w:val="00442711"/>
    <w:rsid w:val="00442D98"/>
    <w:rsid w:val="004437BD"/>
    <w:rsid w:val="004438FD"/>
    <w:rsid w:val="00443974"/>
    <w:rsid w:val="004445B1"/>
    <w:rsid w:val="004461B8"/>
    <w:rsid w:val="00446A9F"/>
    <w:rsid w:val="00450933"/>
    <w:rsid w:val="00450FCB"/>
    <w:rsid w:val="00451695"/>
    <w:rsid w:val="004521BD"/>
    <w:rsid w:val="00452786"/>
    <w:rsid w:val="00453BAB"/>
    <w:rsid w:val="00453E75"/>
    <w:rsid w:val="00453F94"/>
    <w:rsid w:val="00454C4C"/>
    <w:rsid w:val="00457589"/>
    <w:rsid w:val="0045798E"/>
    <w:rsid w:val="00460D00"/>
    <w:rsid w:val="00461A1C"/>
    <w:rsid w:val="00462123"/>
    <w:rsid w:val="00462B93"/>
    <w:rsid w:val="004640BC"/>
    <w:rsid w:val="0046431E"/>
    <w:rsid w:val="00464915"/>
    <w:rsid w:val="00464DA8"/>
    <w:rsid w:val="00465705"/>
    <w:rsid w:val="00465C05"/>
    <w:rsid w:val="004660ED"/>
    <w:rsid w:val="00466473"/>
    <w:rsid w:val="00467D27"/>
    <w:rsid w:val="00474541"/>
    <w:rsid w:val="00475B34"/>
    <w:rsid w:val="00476149"/>
    <w:rsid w:val="0047642F"/>
    <w:rsid w:val="00476F07"/>
    <w:rsid w:val="00477EC7"/>
    <w:rsid w:val="00481FDD"/>
    <w:rsid w:val="00482058"/>
    <w:rsid w:val="004822A3"/>
    <w:rsid w:val="00482659"/>
    <w:rsid w:val="00482CEE"/>
    <w:rsid w:val="004830BB"/>
    <w:rsid w:val="004844A7"/>
    <w:rsid w:val="0048469B"/>
    <w:rsid w:val="00485099"/>
    <w:rsid w:val="004852D0"/>
    <w:rsid w:val="00485D40"/>
    <w:rsid w:val="004875C4"/>
    <w:rsid w:val="004901B5"/>
    <w:rsid w:val="00490449"/>
    <w:rsid w:val="0049143D"/>
    <w:rsid w:val="00492794"/>
    <w:rsid w:val="00493F6D"/>
    <w:rsid w:val="00494FB9"/>
    <w:rsid w:val="0049508B"/>
    <w:rsid w:val="00497D4D"/>
    <w:rsid w:val="004A0101"/>
    <w:rsid w:val="004A3235"/>
    <w:rsid w:val="004A3344"/>
    <w:rsid w:val="004A358C"/>
    <w:rsid w:val="004A3879"/>
    <w:rsid w:val="004A3C94"/>
    <w:rsid w:val="004A3E27"/>
    <w:rsid w:val="004A4301"/>
    <w:rsid w:val="004A45EC"/>
    <w:rsid w:val="004A46CC"/>
    <w:rsid w:val="004A4F4B"/>
    <w:rsid w:val="004A5C00"/>
    <w:rsid w:val="004A6334"/>
    <w:rsid w:val="004B00BE"/>
    <w:rsid w:val="004B00D5"/>
    <w:rsid w:val="004B0897"/>
    <w:rsid w:val="004B150A"/>
    <w:rsid w:val="004B1F6D"/>
    <w:rsid w:val="004B232E"/>
    <w:rsid w:val="004B2F14"/>
    <w:rsid w:val="004B423D"/>
    <w:rsid w:val="004B7367"/>
    <w:rsid w:val="004C0A8F"/>
    <w:rsid w:val="004C0BFA"/>
    <w:rsid w:val="004C438F"/>
    <w:rsid w:val="004C4E84"/>
    <w:rsid w:val="004C5250"/>
    <w:rsid w:val="004C55F2"/>
    <w:rsid w:val="004C7946"/>
    <w:rsid w:val="004D2002"/>
    <w:rsid w:val="004D3905"/>
    <w:rsid w:val="004D4112"/>
    <w:rsid w:val="004D6175"/>
    <w:rsid w:val="004D7980"/>
    <w:rsid w:val="004E09C4"/>
    <w:rsid w:val="004E1093"/>
    <w:rsid w:val="004E14B9"/>
    <w:rsid w:val="004E1587"/>
    <w:rsid w:val="004E245C"/>
    <w:rsid w:val="004E3455"/>
    <w:rsid w:val="004E3514"/>
    <w:rsid w:val="004E36B4"/>
    <w:rsid w:val="004E4475"/>
    <w:rsid w:val="004E4B63"/>
    <w:rsid w:val="004E4DD0"/>
    <w:rsid w:val="004E4E06"/>
    <w:rsid w:val="004E4E8D"/>
    <w:rsid w:val="004E50F7"/>
    <w:rsid w:val="004E5B37"/>
    <w:rsid w:val="004E5F34"/>
    <w:rsid w:val="004E7092"/>
    <w:rsid w:val="004E789D"/>
    <w:rsid w:val="004E7EF2"/>
    <w:rsid w:val="004E7F02"/>
    <w:rsid w:val="004F21C3"/>
    <w:rsid w:val="004F2F3B"/>
    <w:rsid w:val="004F4314"/>
    <w:rsid w:val="004F52C0"/>
    <w:rsid w:val="004F6D1F"/>
    <w:rsid w:val="004F6E12"/>
    <w:rsid w:val="0050223D"/>
    <w:rsid w:val="00502E80"/>
    <w:rsid w:val="005039B8"/>
    <w:rsid w:val="00504FBE"/>
    <w:rsid w:val="00506C44"/>
    <w:rsid w:val="00506C97"/>
    <w:rsid w:val="00506CA4"/>
    <w:rsid w:val="00507A80"/>
    <w:rsid w:val="00507A85"/>
    <w:rsid w:val="00507F6B"/>
    <w:rsid w:val="00510522"/>
    <w:rsid w:val="005120AF"/>
    <w:rsid w:val="00515DAE"/>
    <w:rsid w:val="00517795"/>
    <w:rsid w:val="0052185E"/>
    <w:rsid w:val="005242F3"/>
    <w:rsid w:val="00525C29"/>
    <w:rsid w:val="00526103"/>
    <w:rsid w:val="00527786"/>
    <w:rsid w:val="005304DD"/>
    <w:rsid w:val="00531900"/>
    <w:rsid w:val="00532236"/>
    <w:rsid w:val="005330A3"/>
    <w:rsid w:val="005350A2"/>
    <w:rsid w:val="00535BEA"/>
    <w:rsid w:val="00535E27"/>
    <w:rsid w:val="005360DD"/>
    <w:rsid w:val="00536F93"/>
    <w:rsid w:val="0053711F"/>
    <w:rsid w:val="005377E9"/>
    <w:rsid w:val="00540048"/>
    <w:rsid w:val="0054022D"/>
    <w:rsid w:val="00541FE1"/>
    <w:rsid w:val="005427C0"/>
    <w:rsid w:val="00542A03"/>
    <w:rsid w:val="0054498F"/>
    <w:rsid w:val="00544A8B"/>
    <w:rsid w:val="00544AA0"/>
    <w:rsid w:val="00546237"/>
    <w:rsid w:val="0055163B"/>
    <w:rsid w:val="00552D09"/>
    <w:rsid w:val="00552EC6"/>
    <w:rsid w:val="00553454"/>
    <w:rsid w:val="00554C33"/>
    <w:rsid w:val="00556677"/>
    <w:rsid w:val="00557365"/>
    <w:rsid w:val="005579C2"/>
    <w:rsid w:val="00557DE0"/>
    <w:rsid w:val="00560E26"/>
    <w:rsid w:val="00560F7E"/>
    <w:rsid w:val="005613C1"/>
    <w:rsid w:val="005623FD"/>
    <w:rsid w:val="00562556"/>
    <w:rsid w:val="00565C07"/>
    <w:rsid w:val="00570AA5"/>
    <w:rsid w:val="00572815"/>
    <w:rsid w:val="00574AAB"/>
    <w:rsid w:val="00576786"/>
    <w:rsid w:val="00576F72"/>
    <w:rsid w:val="005776CF"/>
    <w:rsid w:val="00577B9B"/>
    <w:rsid w:val="00580ED2"/>
    <w:rsid w:val="00582A76"/>
    <w:rsid w:val="00583463"/>
    <w:rsid w:val="0058444D"/>
    <w:rsid w:val="0058463F"/>
    <w:rsid w:val="00584E31"/>
    <w:rsid w:val="00584F1C"/>
    <w:rsid w:val="005855B0"/>
    <w:rsid w:val="005857A2"/>
    <w:rsid w:val="00585A72"/>
    <w:rsid w:val="00586547"/>
    <w:rsid w:val="00586BFA"/>
    <w:rsid w:val="00586FCB"/>
    <w:rsid w:val="005906ED"/>
    <w:rsid w:val="00592D1E"/>
    <w:rsid w:val="00593AC6"/>
    <w:rsid w:val="005962B2"/>
    <w:rsid w:val="00597546"/>
    <w:rsid w:val="00597905"/>
    <w:rsid w:val="00597C77"/>
    <w:rsid w:val="005A1819"/>
    <w:rsid w:val="005A39B7"/>
    <w:rsid w:val="005A42D2"/>
    <w:rsid w:val="005A4894"/>
    <w:rsid w:val="005A6222"/>
    <w:rsid w:val="005A63A5"/>
    <w:rsid w:val="005A6FD6"/>
    <w:rsid w:val="005A7F8A"/>
    <w:rsid w:val="005B234E"/>
    <w:rsid w:val="005B2391"/>
    <w:rsid w:val="005B3AF7"/>
    <w:rsid w:val="005B50F4"/>
    <w:rsid w:val="005B539D"/>
    <w:rsid w:val="005B628A"/>
    <w:rsid w:val="005B6B48"/>
    <w:rsid w:val="005B6F2F"/>
    <w:rsid w:val="005B7C4C"/>
    <w:rsid w:val="005C2DEA"/>
    <w:rsid w:val="005C36A3"/>
    <w:rsid w:val="005C4770"/>
    <w:rsid w:val="005C4866"/>
    <w:rsid w:val="005C6519"/>
    <w:rsid w:val="005C7DEC"/>
    <w:rsid w:val="005C7F4C"/>
    <w:rsid w:val="005D0703"/>
    <w:rsid w:val="005D1BDE"/>
    <w:rsid w:val="005D3214"/>
    <w:rsid w:val="005D4E93"/>
    <w:rsid w:val="005E03F3"/>
    <w:rsid w:val="005E1EFA"/>
    <w:rsid w:val="005E2FCA"/>
    <w:rsid w:val="005E317F"/>
    <w:rsid w:val="005E5C88"/>
    <w:rsid w:val="005E5F1D"/>
    <w:rsid w:val="005E60C2"/>
    <w:rsid w:val="005E753A"/>
    <w:rsid w:val="005E7904"/>
    <w:rsid w:val="005F0C4A"/>
    <w:rsid w:val="005F11DD"/>
    <w:rsid w:val="005F3637"/>
    <w:rsid w:val="005F452F"/>
    <w:rsid w:val="005F48A8"/>
    <w:rsid w:val="005F4F90"/>
    <w:rsid w:val="005F64E4"/>
    <w:rsid w:val="005F7239"/>
    <w:rsid w:val="005F786E"/>
    <w:rsid w:val="00600469"/>
    <w:rsid w:val="00603090"/>
    <w:rsid w:val="00603112"/>
    <w:rsid w:val="0060317B"/>
    <w:rsid w:val="00603F5E"/>
    <w:rsid w:val="00605E04"/>
    <w:rsid w:val="00606237"/>
    <w:rsid w:val="00606A49"/>
    <w:rsid w:val="00607ADA"/>
    <w:rsid w:val="006104F9"/>
    <w:rsid w:val="006110BC"/>
    <w:rsid w:val="006135B3"/>
    <w:rsid w:val="006145E1"/>
    <w:rsid w:val="00614D4F"/>
    <w:rsid w:val="00615D28"/>
    <w:rsid w:val="00615D83"/>
    <w:rsid w:val="00615DDE"/>
    <w:rsid w:val="0061795B"/>
    <w:rsid w:val="00620528"/>
    <w:rsid w:val="006208E3"/>
    <w:rsid w:val="00625988"/>
    <w:rsid w:val="006265F6"/>
    <w:rsid w:val="00627415"/>
    <w:rsid w:val="006310EF"/>
    <w:rsid w:val="006316D5"/>
    <w:rsid w:val="00631F9E"/>
    <w:rsid w:val="00633B59"/>
    <w:rsid w:val="00633FA6"/>
    <w:rsid w:val="006343EB"/>
    <w:rsid w:val="0063498C"/>
    <w:rsid w:val="00634FEA"/>
    <w:rsid w:val="00635609"/>
    <w:rsid w:val="00636295"/>
    <w:rsid w:val="00636E0C"/>
    <w:rsid w:val="00640A92"/>
    <w:rsid w:val="00642269"/>
    <w:rsid w:val="00642C12"/>
    <w:rsid w:val="00642C30"/>
    <w:rsid w:val="00643945"/>
    <w:rsid w:val="00643C57"/>
    <w:rsid w:val="00643DD2"/>
    <w:rsid w:val="00645150"/>
    <w:rsid w:val="00646136"/>
    <w:rsid w:val="00646F5E"/>
    <w:rsid w:val="0065146E"/>
    <w:rsid w:val="00652054"/>
    <w:rsid w:val="006528CF"/>
    <w:rsid w:val="006529AC"/>
    <w:rsid w:val="006535EE"/>
    <w:rsid w:val="00654C30"/>
    <w:rsid w:val="0065578E"/>
    <w:rsid w:val="00656AB9"/>
    <w:rsid w:val="006573B5"/>
    <w:rsid w:val="006579AF"/>
    <w:rsid w:val="00662625"/>
    <w:rsid w:val="00663CAC"/>
    <w:rsid w:val="00664CD9"/>
    <w:rsid w:val="00666B25"/>
    <w:rsid w:val="0067055A"/>
    <w:rsid w:val="006712A7"/>
    <w:rsid w:val="00673ED3"/>
    <w:rsid w:val="00675285"/>
    <w:rsid w:val="00675407"/>
    <w:rsid w:val="00675456"/>
    <w:rsid w:val="006755A1"/>
    <w:rsid w:val="00676103"/>
    <w:rsid w:val="0067664D"/>
    <w:rsid w:val="006802A8"/>
    <w:rsid w:val="00680A5B"/>
    <w:rsid w:val="00680D4D"/>
    <w:rsid w:val="00681D07"/>
    <w:rsid w:val="00681F2E"/>
    <w:rsid w:val="006823AE"/>
    <w:rsid w:val="00683043"/>
    <w:rsid w:val="00683376"/>
    <w:rsid w:val="006837B9"/>
    <w:rsid w:val="00684556"/>
    <w:rsid w:val="0068520D"/>
    <w:rsid w:val="006856A8"/>
    <w:rsid w:val="0068595D"/>
    <w:rsid w:val="00686AC7"/>
    <w:rsid w:val="006902EA"/>
    <w:rsid w:val="0069058E"/>
    <w:rsid w:val="0069214F"/>
    <w:rsid w:val="006947D1"/>
    <w:rsid w:val="006949B7"/>
    <w:rsid w:val="00695377"/>
    <w:rsid w:val="00696B06"/>
    <w:rsid w:val="00697858"/>
    <w:rsid w:val="006A0F61"/>
    <w:rsid w:val="006A1BE1"/>
    <w:rsid w:val="006A2A65"/>
    <w:rsid w:val="006A3BB0"/>
    <w:rsid w:val="006A57F6"/>
    <w:rsid w:val="006A5824"/>
    <w:rsid w:val="006A67CF"/>
    <w:rsid w:val="006A6E71"/>
    <w:rsid w:val="006A7626"/>
    <w:rsid w:val="006B0B1E"/>
    <w:rsid w:val="006B0F0F"/>
    <w:rsid w:val="006B1A7E"/>
    <w:rsid w:val="006B523D"/>
    <w:rsid w:val="006B5B1F"/>
    <w:rsid w:val="006C0AEE"/>
    <w:rsid w:val="006C1E14"/>
    <w:rsid w:val="006C2107"/>
    <w:rsid w:val="006C35E7"/>
    <w:rsid w:val="006C36F7"/>
    <w:rsid w:val="006C42D1"/>
    <w:rsid w:val="006C51C8"/>
    <w:rsid w:val="006C55A2"/>
    <w:rsid w:val="006C5ADE"/>
    <w:rsid w:val="006C5EBF"/>
    <w:rsid w:val="006C6F4A"/>
    <w:rsid w:val="006C768C"/>
    <w:rsid w:val="006D11B1"/>
    <w:rsid w:val="006D1EC1"/>
    <w:rsid w:val="006D43D1"/>
    <w:rsid w:val="006D4D1A"/>
    <w:rsid w:val="006D5994"/>
    <w:rsid w:val="006D70BF"/>
    <w:rsid w:val="006D7455"/>
    <w:rsid w:val="006E137E"/>
    <w:rsid w:val="006E182F"/>
    <w:rsid w:val="006E1C93"/>
    <w:rsid w:val="006E2306"/>
    <w:rsid w:val="006E2F21"/>
    <w:rsid w:val="006E3AD8"/>
    <w:rsid w:val="006E3CDB"/>
    <w:rsid w:val="006E4D67"/>
    <w:rsid w:val="006E4E25"/>
    <w:rsid w:val="006E5030"/>
    <w:rsid w:val="006E50B1"/>
    <w:rsid w:val="006E55B7"/>
    <w:rsid w:val="006E7E06"/>
    <w:rsid w:val="006F123E"/>
    <w:rsid w:val="006F17AC"/>
    <w:rsid w:val="006F2D80"/>
    <w:rsid w:val="006F399A"/>
    <w:rsid w:val="006F3B2E"/>
    <w:rsid w:val="006F4230"/>
    <w:rsid w:val="006F4C09"/>
    <w:rsid w:val="006F5D34"/>
    <w:rsid w:val="006F6FFC"/>
    <w:rsid w:val="006F7829"/>
    <w:rsid w:val="00700420"/>
    <w:rsid w:val="00700B05"/>
    <w:rsid w:val="007020AA"/>
    <w:rsid w:val="00702A32"/>
    <w:rsid w:val="007032DC"/>
    <w:rsid w:val="00703777"/>
    <w:rsid w:val="00703BD7"/>
    <w:rsid w:val="00704235"/>
    <w:rsid w:val="007047BD"/>
    <w:rsid w:val="007051EB"/>
    <w:rsid w:val="00707B6A"/>
    <w:rsid w:val="0071318B"/>
    <w:rsid w:val="0071387C"/>
    <w:rsid w:val="007148D7"/>
    <w:rsid w:val="00714A3F"/>
    <w:rsid w:val="00716792"/>
    <w:rsid w:val="0072025C"/>
    <w:rsid w:val="00720783"/>
    <w:rsid w:val="007214CD"/>
    <w:rsid w:val="00721D17"/>
    <w:rsid w:val="0072218E"/>
    <w:rsid w:val="00722278"/>
    <w:rsid w:val="00722396"/>
    <w:rsid w:val="00724AED"/>
    <w:rsid w:val="00724D25"/>
    <w:rsid w:val="00725FE4"/>
    <w:rsid w:val="0072743D"/>
    <w:rsid w:val="00730BC9"/>
    <w:rsid w:val="00731489"/>
    <w:rsid w:val="00733191"/>
    <w:rsid w:val="0073370E"/>
    <w:rsid w:val="00733F47"/>
    <w:rsid w:val="00734FA3"/>
    <w:rsid w:val="0073731F"/>
    <w:rsid w:val="007376D7"/>
    <w:rsid w:val="007379F4"/>
    <w:rsid w:val="007403FF"/>
    <w:rsid w:val="00741BC5"/>
    <w:rsid w:val="007443C5"/>
    <w:rsid w:val="0074446B"/>
    <w:rsid w:val="00744C16"/>
    <w:rsid w:val="00745110"/>
    <w:rsid w:val="007462B6"/>
    <w:rsid w:val="0074693F"/>
    <w:rsid w:val="00747C2B"/>
    <w:rsid w:val="00750FA6"/>
    <w:rsid w:val="00751ED4"/>
    <w:rsid w:val="0075366F"/>
    <w:rsid w:val="00754A44"/>
    <w:rsid w:val="00755863"/>
    <w:rsid w:val="00755F51"/>
    <w:rsid w:val="007563B3"/>
    <w:rsid w:val="0076048C"/>
    <w:rsid w:val="00760A53"/>
    <w:rsid w:val="00761739"/>
    <w:rsid w:val="007619D8"/>
    <w:rsid w:val="007635F0"/>
    <w:rsid w:val="00763674"/>
    <w:rsid w:val="00763AC5"/>
    <w:rsid w:val="007650A2"/>
    <w:rsid w:val="007670DE"/>
    <w:rsid w:val="007710A5"/>
    <w:rsid w:val="0077111D"/>
    <w:rsid w:val="0077151B"/>
    <w:rsid w:val="007715E9"/>
    <w:rsid w:val="00771AF5"/>
    <w:rsid w:val="00771EBC"/>
    <w:rsid w:val="007743EC"/>
    <w:rsid w:val="007765F1"/>
    <w:rsid w:val="00777360"/>
    <w:rsid w:val="0078210D"/>
    <w:rsid w:val="0078268D"/>
    <w:rsid w:val="00782F81"/>
    <w:rsid w:val="0078406C"/>
    <w:rsid w:val="007841E7"/>
    <w:rsid w:val="00784D12"/>
    <w:rsid w:val="0078642F"/>
    <w:rsid w:val="007867D7"/>
    <w:rsid w:val="007875D4"/>
    <w:rsid w:val="00790A34"/>
    <w:rsid w:val="00790B2A"/>
    <w:rsid w:val="00790FDC"/>
    <w:rsid w:val="0079180D"/>
    <w:rsid w:val="00791D1C"/>
    <w:rsid w:val="0079250D"/>
    <w:rsid w:val="0079305B"/>
    <w:rsid w:val="00793A33"/>
    <w:rsid w:val="00795A63"/>
    <w:rsid w:val="00795D4E"/>
    <w:rsid w:val="00797BD8"/>
    <w:rsid w:val="007A0FD7"/>
    <w:rsid w:val="007A1596"/>
    <w:rsid w:val="007A19B9"/>
    <w:rsid w:val="007A1BE1"/>
    <w:rsid w:val="007A2F17"/>
    <w:rsid w:val="007A3824"/>
    <w:rsid w:val="007A4FC0"/>
    <w:rsid w:val="007A564D"/>
    <w:rsid w:val="007A577D"/>
    <w:rsid w:val="007B03CC"/>
    <w:rsid w:val="007B229B"/>
    <w:rsid w:val="007B22EF"/>
    <w:rsid w:val="007B2CD5"/>
    <w:rsid w:val="007B437D"/>
    <w:rsid w:val="007B4EF4"/>
    <w:rsid w:val="007B5E1A"/>
    <w:rsid w:val="007B772A"/>
    <w:rsid w:val="007B7D53"/>
    <w:rsid w:val="007C05E6"/>
    <w:rsid w:val="007C1082"/>
    <w:rsid w:val="007C5443"/>
    <w:rsid w:val="007C663A"/>
    <w:rsid w:val="007C6643"/>
    <w:rsid w:val="007C6A5F"/>
    <w:rsid w:val="007D0847"/>
    <w:rsid w:val="007D17F7"/>
    <w:rsid w:val="007D200F"/>
    <w:rsid w:val="007D3552"/>
    <w:rsid w:val="007D3729"/>
    <w:rsid w:val="007D3DD1"/>
    <w:rsid w:val="007D53DF"/>
    <w:rsid w:val="007D5C75"/>
    <w:rsid w:val="007D7968"/>
    <w:rsid w:val="007D7FE7"/>
    <w:rsid w:val="007E02D9"/>
    <w:rsid w:val="007E1850"/>
    <w:rsid w:val="007E23AC"/>
    <w:rsid w:val="007E3B54"/>
    <w:rsid w:val="007E3F4B"/>
    <w:rsid w:val="007E43C2"/>
    <w:rsid w:val="007E495F"/>
    <w:rsid w:val="007E5850"/>
    <w:rsid w:val="007F042B"/>
    <w:rsid w:val="007F0609"/>
    <w:rsid w:val="007F0625"/>
    <w:rsid w:val="007F1EB7"/>
    <w:rsid w:val="007F24A9"/>
    <w:rsid w:val="007F3551"/>
    <w:rsid w:val="007F36A5"/>
    <w:rsid w:val="007F54B5"/>
    <w:rsid w:val="007F572E"/>
    <w:rsid w:val="007F5EE6"/>
    <w:rsid w:val="007F7109"/>
    <w:rsid w:val="007F757C"/>
    <w:rsid w:val="00800D9E"/>
    <w:rsid w:val="00802A28"/>
    <w:rsid w:val="008032F5"/>
    <w:rsid w:val="00804535"/>
    <w:rsid w:val="0080468D"/>
    <w:rsid w:val="00807DA1"/>
    <w:rsid w:val="00810082"/>
    <w:rsid w:val="00811327"/>
    <w:rsid w:val="00811FDD"/>
    <w:rsid w:val="00812386"/>
    <w:rsid w:val="008131B1"/>
    <w:rsid w:val="00815396"/>
    <w:rsid w:val="008158B8"/>
    <w:rsid w:val="00817857"/>
    <w:rsid w:val="00817C40"/>
    <w:rsid w:val="00817CCD"/>
    <w:rsid w:val="00820BF8"/>
    <w:rsid w:val="00820D33"/>
    <w:rsid w:val="008220D9"/>
    <w:rsid w:val="00823E2C"/>
    <w:rsid w:val="008244BD"/>
    <w:rsid w:val="00824D5A"/>
    <w:rsid w:val="00824D62"/>
    <w:rsid w:val="00825889"/>
    <w:rsid w:val="00825C89"/>
    <w:rsid w:val="008263CA"/>
    <w:rsid w:val="00826500"/>
    <w:rsid w:val="00826C51"/>
    <w:rsid w:val="00832A14"/>
    <w:rsid w:val="00833D53"/>
    <w:rsid w:val="00835DDD"/>
    <w:rsid w:val="00840865"/>
    <w:rsid w:val="008415B1"/>
    <w:rsid w:val="008452E7"/>
    <w:rsid w:val="0084570D"/>
    <w:rsid w:val="00845BE5"/>
    <w:rsid w:val="00846A27"/>
    <w:rsid w:val="008502CF"/>
    <w:rsid w:val="00850F92"/>
    <w:rsid w:val="00851728"/>
    <w:rsid w:val="008524A5"/>
    <w:rsid w:val="00852583"/>
    <w:rsid w:val="00852626"/>
    <w:rsid w:val="00854EC0"/>
    <w:rsid w:val="00855FFD"/>
    <w:rsid w:val="00856049"/>
    <w:rsid w:val="00856B33"/>
    <w:rsid w:val="0086442D"/>
    <w:rsid w:val="00864BC3"/>
    <w:rsid w:val="00866F76"/>
    <w:rsid w:val="00866FD3"/>
    <w:rsid w:val="00867057"/>
    <w:rsid w:val="00867614"/>
    <w:rsid w:val="008704F1"/>
    <w:rsid w:val="00870B36"/>
    <w:rsid w:val="00870B90"/>
    <w:rsid w:val="00872C11"/>
    <w:rsid w:val="008732B6"/>
    <w:rsid w:val="008737D2"/>
    <w:rsid w:val="0087634A"/>
    <w:rsid w:val="00876724"/>
    <w:rsid w:val="0088149E"/>
    <w:rsid w:val="008820DE"/>
    <w:rsid w:val="008851B4"/>
    <w:rsid w:val="00885963"/>
    <w:rsid w:val="00887AD5"/>
    <w:rsid w:val="00887E72"/>
    <w:rsid w:val="00887FA6"/>
    <w:rsid w:val="00890288"/>
    <w:rsid w:val="00891032"/>
    <w:rsid w:val="00891A9E"/>
    <w:rsid w:val="00892ACD"/>
    <w:rsid w:val="00892F2A"/>
    <w:rsid w:val="00893E10"/>
    <w:rsid w:val="00894EE1"/>
    <w:rsid w:val="008967F1"/>
    <w:rsid w:val="00897BE9"/>
    <w:rsid w:val="008A0200"/>
    <w:rsid w:val="008A1D28"/>
    <w:rsid w:val="008A2B8A"/>
    <w:rsid w:val="008A3354"/>
    <w:rsid w:val="008A3C63"/>
    <w:rsid w:val="008A4378"/>
    <w:rsid w:val="008A52C4"/>
    <w:rsid w:val="008A5CD2"/>
    <w:rsid w:val="008A7E16"/>
    <w:rsid w:val="008B1A85"/>
    <w:rsid w:val="008B2F28"/>
    <w:rsid w:val="008B2FB8"/>
    <w:rsid w:val="008B3862"/>
    <w:rsid w:val="008B3D8C"/>
    <w:rsid w:val="008B4170"/>
    <w:rsid w:val="008B5456"/>
    <w:rsid w:val="008B6A74"/>
    <w:rsid w:val="008B7416"/>
    <w:rsid w:val="008B7B44"/>
    <w:rsid w:val="008B7C6A"/>
    <w:rsid w:val="008C0AA8"/>
    <w:rsid w:val="008C1080"/>
    <w:rsid w:val="008C60B0"/>
    <w:rsid w:val="008C625E"/>
    <w:rsid w:val="008C667E"/>
    <w:rsid w:val="008C698B"/>
    <w:rsid w:val="008C6C50"/>
    <w:rsid w:val="008C76B5"/>
    <w:rsid w:val="008C7A65"/>
    <w:rsid w:val="008D1081"/>
    <w:rsid w:val="008D24DB"/>
    <w:rsid w:val="008D26A9"/>
    <w:rsid w:val="008D2D05"/>
    <w:rsid w:val="008D4018"/>
    <w:rsid w:val="008D4334"/>
    <w:rsid w:val="008D4AB4"/>
    <w:rsid w:val="008D5093"/>
    <w:rsid w:val="008D51B3"/>
    <w:rsid w:val="008D5A6F"/>
    <w:rsid w:val="008E1064"/>
    <w:rsid w:val="008E1E99"/>
    <w:rsid w:val="008E2890"/>
    <w:rsid w:val="008E389C"/>
    <w:rsid w:val="008E43B8"/>
    <w:rsid w:val="008E5316"/>
    <w:rsid w:val="008E609F"/>
    <w:rsid w:val="008E7150"/>
    <w:rsid w:val="008E72C0"/>
    <w:rsid w:val="008E796B"/>
    <w:rsid w:val="008E7D30"/>
    <w:rsid w:val="008F0313"/>
    <w:rsid w:val="008F0C29"/>
    <w:rsid w:val="008F1110"/>
    <w:rsid w:val="008F1D8D"/>
    <w:rsid w:val="008F1E48"/>
    <w:rsid w:val="008F23CE"/>
    <w:rsid w:val="008F28BA"/>
    <w:rsid w:val="008F3677"/>
    <w:rsid w:val="008F3846"/>
    <w:rsid w:val="008F38A0"/>
    <w:rsid w:val="008F4398"/>
    <w:rsid w:val="008F5009"/>
    <w:rsid w:val="008F6774"/>
    <w:rsid w:val="009007A8"/>
    <w:rsid w:val="009029AE"/>
    <w:rsid w:val="00902C0D"/>
    <w:rsid w:val="00902D80"/>
    <w:rsid w:val="00903330"/>
    <w:rsid w:val="00903602"/>
    <w:rsid w:val="009048BE"/>
    <w:rsid w:val="00905FD1"/>
    <w:rsid w:val="00906792"/>
    <w:rsid w:val="00906C41"/>
    <w:rsid w:val="009070AE"/>
    <w:rsid w:val="00907265"/>
    <w:rsid w:val="00907301"/>
    <w:rsid w:val="00907D7C"/>
    <w:rsid w:val="00907E50"/>
    <w:rsid w:val="009108E4"/>
    <w:rsid w:val="0091128C"/>
    <w:rsid w:val="009122AC"/>
    <w:rsid w:val="00914756"/>
    <w:rsid w:val="00914B75"/>
    <w:rsid w:val="00914E49"/>
    <w:rsid w:val="00914F1E"/>
    <w:rsid w:val="00916898"/>
    <w:rsid w:val="00916EF6"/>
    <w:rsid w:val="00916F34"/>
    <w:rsid w:val="009226B0"/>
    <w:rsid w:val="00922A1F"/>
    <w:rsid w:val="00922BE1"/>
    <w:rsid w:val="00922DF6"/>
    <w:rsid w:val="00923352"/>
    <w:rsid w:val="00923FBA"/>
    <w:rsid w:val="0092424A"/>
    <w:rsid w:val="0092658D"/>
    <w:rsid w:val="009269C2"/>
    <w:rsid w:val="00930096"/>
    <w:rsid w:val="0093020D"/>
    <w:rsid w:val="00930B87"/>
    <w:rsid w:val="009323FC"/>
    <w:rsid w:val="00932DD1"/>
    <w:rsid w:val="00934E89"/>
    <w:rsid w:val="0093590F"/>
    <w:rsid w:val="00935D9E"/>
    <w:rsid w:val="00936110"/>
    <w:rsid w:val="00936D11"/>
    <w:rsid w:val="00936DF8"/>
    <w:rsid w:val="00937B68"/>
    <w:rsid w:val="00943217"/>
    <w:rsid w:val="00943E81"/>
    <w:rsid w:val="00944B5E"/>
    <w:rsid w:val="00944DC3"/>
    <w:rsid w:val="00944F5F"/>
    <w:rsid w:val="0094507E"/>
    <w:rsid w:val="00946032"/>
    <w:rsid w:val="00947AC8"/>
    <w:rsid w:val="0095003F"/>
    <w:rsid w:val="009503A7"/>
    <w:rsid w:val="009513F9"/>
    <w:rsid w:val="00952A7B"/>
    <w:rsid w:val="00953769"/>
    <w:rsid w:val="0095499C"/>
    <w:rsid w:val="00954D37"/>
    <w:rsid w:val="00955F63"/>
    <w:rsid w:val="009561FB"/>
    <w:rsid w:val="00957BC4"/>
    <w:rsid w:val="00961D2A"/>
    <w:rsid w:val="00962D95"/>
    <w:rsid w:val="00963BA6"/>
    <w:rsid w:val="00963C28"/>
    <w:rsid w:val="00964A64"/>
    <w:rsid w:val="00965FCE"/>
    <w:rsid w:val="009664DD"/>
    <w:rsid w:val="00967504"/>
    <w:rsid w:val="00967E27"/>
    <w:rsid w:val="009714D1"/>
    <w:rsid w:val="00972771"/>
    <w:rsid w:val="00973641"/>
    <w:rsid w:val="00973D7F"/>
    <w:rsid w:val="009740FF"/>
    <w:rsid w:val="00975C5F"/>
    <w:rsid w:val="00976ABD"/>
    <w:rsid w:val="00976DC3"/>
    <w:rsid w:val="00977076"/>
    <w:rsid w:val="009770FC"/>
    <w:rsid w:val="00977A7B"/>
    <w:rsid w:val="009805CE"/>
    <w:rsid w:val="00981242"/>
    <w:rsid w:val="009821B7"/>
    <w:rsid w:val="00982957"/>
    <w:rsid w:val="00982C71"/>
    <w:rsid w:val="0098434F"/>
    <w:rsid w:val="00991702"/>
    <w:rsid w:val="00991BB7"/>
    <w:rsid w:val="00991EF0"/>
    <w:rsid w:val="00992422"/>
    <w:rsid w:val="009927C5"/>
    <w:rsid w:val="0099292A"/>
    <w:rsid w:val="00995AE8"/>
    <w:rsid w:val="00996F06"/>
    <w:rsid w:val="0099726E"/>
    <w:rsid w:val="00997D8D"/>
    <w:rsid w:val="009A0288"/>
    <w:rsid w:val="009A1536"/>
    <w:rsid w:val="009A1C80"/>
    <w:rsid w:val="009A3BD5"/>
    <w:rsid w:val="009A3DA2"/>
    <w:rsid w:val="009A54A3"/>
    <w:rsid w:val="009A6B15"/>
    <w:rsid w:val="009B224B"/>
    <w:rsid w:val="009B264E"/>
    <w:rsid w:val="009B308A"/>
    <w:rsid w:val="009B5860"/>
    <w:rsid w:val="009B5B99"/>
    <w:rsid w:val="009B69D6"/>
    <w:rsid w:val="009B7579"/>
    <w:rsid w:val="009B7742"/>
    <w:rsid w:val="009C0837"/>
    <w:rsid w:val="009C1814"/>
    <w:rsid w:val="009C26ED"/>
    <w:rsid w:val="009C2CD5"/>
    <w:rsid w:val="009C43A7"/>
    <w:rsid w:val="009C4771"/>
    <w:rsid w:val="009C7370"/>
    <w:rsid w:val="009C73B9"/>
    <w:rsid w:val="009C7434"/>
    <w:rsid w:val="009C7D0A"/>
    <w:rsid w:val="009D0472"/>
    <w:rsid w:val="009D075D"/>
    <w:rsid w:val="009D2130"/>
    <w:rsid w:val="009D3231"/>
    <w:rsid w:val="009D3289"/>
    <w:rsid w:val="009D4078"/>
    <w:rsid w:val="009D492D"/>
    <w:rsid w:val="009D6551"/>
    <w:rsid w:val="009D7662"/>
    <w:rsid w:val="009D79AD"/>
    <w:rsid w:val="009E0238"/>
    <w:rsid w:val="009E1E9A"/>
    <w:rsid w:val="009E3E63"/>
    <w:rsid w:val="009E4306"/>
    <w:rsid w:val="009E4D39"/>
    <w:rsid w:val="009E5CB6"/>
    <w:rsid w:val="009E5FC9"/>
    <w:rsid w:val="009E7FD2"/>
    <w:rsid w:val="009F1390"/>
    <w:rsid w:val="009F14EC"/>
    <w:rsid w:val="009F1B2C"/>
    <w:rsid w:val="009F40DC"/>
    <w:rsid w:val="009F644E"/>
    <w:rsid w:val="00A01AC8"/>
    <w:rsid w:val="00A026A6"/>
    <w:rsid w:val="00A02BB1"/>
    <w:rsid w:val="00A05ED6"/>
    <w:rsid w:val="00A06072"/>
    <w:rsid w:val="00A068A5"/>
    <w:rsid w:val="00A075F4"/>
    <w:rsid w:val="00A077A6"/>
    <w:rsid w:val="00A07F41"/>
    <w:rsid w:val="00A11023"/>
    <w:rsid w:val="00A11BD0"/>
    <w:rsid w:val="00A13419"/>
    <w:rsid w:val="00A13537"/>
    <w:rsid w:val="00A14B57"/>
    <w:rsid w:val="00A14E01"/>
    <w:rsid w:val="00A15BB9"/>
    <w:rsid w:val="00A1641E"/>
    <w:rsid w:val="00A1783A"/>
    <w:rsid w:val="00A2104E"/>
    <w:rsid w:val="00A2312E"/>
    <w:rsid w:val="00A23E02"/>
    <w:rsid w:val="00A24537"/>
    <w:rsid w:val="00A24828"/>
    <w:rsid w:val="00A24D53"/>
    <w:rsid w:val="00A27B3B"/>
    <w:rsid w:val="00A30DFF"/>
    <w:rsid w:val="00A31D3D"/>
    <w:rsid w:val="00A32FFC"/>
    <w:rsid w:val="00A35819"/>
    <w:rsid w:val="00A36F71"/>
    <w:rsid w:val="00A40CE2"/>
    <w:rsid w:val="00A45304"/>
    <w:rsid w:val="00A45C93"/>
    <w:rsid w:val="00A45D70"/>
    <w:rsid w:val="00A51FF0"/>
    <w:rsid w:val="00A52798"/>
    <w:rsid w:val="00A52AA8"/>
    <w:rsid w:val="00A55470"/>
    <w:rsid w:val="00A55713"/>
    <w:rsid w:val="00A55D2B"/>
    <w:rsid w:val="00A56483"/>
    <w:rsid w:val="00A56A10"/>
    <w:rsid w:val="00A56A47"/>
    <w:rsid w:val="00A57750"/>
    <w:rsid w:val="00A601C4"/>
    <w:rsid w:val="00A60BE3"/>
    <w:rsid w:val="00A61B9A"/>
    <w:rsid w:val="00A627D0"/>
    <w:rsid w:val="00A64D88"/>
    <w:rsid w:val="00A6533F"/>
    <w:rsid w:val="00A660C8"/>
    <w:rsid w:val="00A674F1"/>
    <w:rsid w:val="00A67F53"/>
    <w:rsid w:val="00A70038"/>
    <w:rsid w:val="00A70437"/>
    <w:rsid w:val="00A70BCA"/>
    <w:rsid w:val="00A70E43"/>
    <w:rsid w:val="00A7333B"/>
    <w:rsid w:val="00A73E02"/>
    <w:rsid w:val="00A746E1"/>
    <w:rsid w:val="00A759A3"/>
    <w:rsid w:val="00A76766"/>
    <w:rsid w:val="00A76E6D"/>
    <w:rsid w:val="00A778CA"/>
    <w:rsid w:val="00A778DC"/>
    <w:rsid w:val="00A80484"/>
    <w:rsid w:val="00A80577"/>
    <w:rsid w:val="00A80AD5"/>
    <w:rsid w:val="00A814BD"/>
    <w:rsid w:val="00A82889"/>
    <w:rsid w:val="00A83A3C"/>
    <w:rsid w:val="00A83B54"/>
    <w:rsid w:val="00A8464B"/>
    <w:rsid w:val="00A8495E"/>
    <w:rsid w:val="00A85900"/>
    <w:rsid w:val="00A8642D"/>
    <w:rsid w:val="00A879AC"/>
    <w:rsid w:val="00A90C30"/>
    <w:rsid w:val="00A94AB9"/>
    <w:rsid w:val="00A94C02"/>
    <w:rsid w:val="00A9581C"/>
    <w:rsid w:val="00A96903"/>
    <w:rsid w:val="00A97426"/>
    <w:rsid w:val="00A97580"/>
    <w:rsid w:val="00AA12FC"/>
    <w:rsid w:val="00AA192A"/>
    <w:rsid w:val="00AA605A"/>
    <w:rsid w:val="00AA6541"/>
    <w:rsid w:val="00AA7D4C"/>
    <w:rsid w:val="00AA7DB5"/>
    <w:rsid w:val="00AA7E6A"/>
    <w:rsid w:val="00AA7F8A"/>
    <w:rsid w:val="00AB033B"/>
    <w:rsid w:val="00AB033E"/>
    <w:rsid w:val="00AB065D"/>
    <w:rsid w:val="00AB0EAB"/>
    <w:rsid w:val="00AB11EF"/>
    <w:rsid w:val="00AB143D"/>
    <w:rsid w:val="00AB1AF3"/>
    <w:rsid w:val="00AB43C4"/>
    <w:rsid w:val="00AB5ABE"/>
    <w:rsid w:val="00AB7154"/>
    <w:rsid w:val="00AB7190"/>
    <w:rsid w:val="00AC000E"/>
    <w:rsid w:val="00AC02A5"/>
    <w:rsid w:val="00AC063F"/>
    <w:rsid w:val="00AC1603"/>
    <w:rsid w:val="00AC2379"/>
    <w:rsid w:val="00AC4170"/>
    <w:rsid w:val="00AC4B77"/>
    <w:rsid w:val="00AC6311"/>
    <w:rsid w:val="00AC67B3"/>
    <w:rsid w:val="00AC75E2"/>
    <w:rsid w:val="00AC7F0F"/>
    <w:rsid w:val="00AD0CD5"/>
    <w:rsid w:val="00AD0E77"/>
    <w:rsid w:val="00AD2547"/>
    <w:rsid w:val="00AD2668"/>
    <w:rsid w:val="00AD2E0B"/>
    <w:rsid w:val="00AD32D5"/>
    <w:rsid w:val="00AD39C7"/>
    <w:rsid w:val="00AD46C5"/>
    <w:rsid w:val="00AD473A"/>
    <w:rsid w:val="00AD5C73"/>
    <w:rsid w:val="00AD67CB"/>
    <w:rsid w:val="00AD69AA"/>
    <w:rsid w:val="00AD6FCD"/>
    <w:rsid w:val="00AE001F"/>
    <w:rsid w:val="00AE3237"/>
    <w:rsid w:val="00AE39F7"/>
    <w:rsid w:val="00AE4CB8"/>
    <w:rsid w:val="00AE6D1D"/>
    <w:rsid w:val="00AE7BBE"/>
    <w:rsid w:val="00AF180D"/>
    <w:rsid w:val="00AF56E9"/>
    <w:rsid w:val="00AF60D0"/>
    <w:rsid w:val="00AF63AC"/>
    <w:rsid w:val="00AF63B3"/>
    <w:rsid w:val="00AF74AA"/>
    <w:rsid w:val="00AF7BC1"/>
    <w:rsid w:val="00B01600"/>
    <w:rsid w:val="00B016EE"/>
    <w:rsid w:val="00B02212"/>
    <w:rsid w:val="00B0239C"/>
    <w:rsid w:val="00B0268B"/>
    <w:rsid w:val="00B027AC"/>
    <w:rsid w:val="00B02C95"/>
    <w:rsid w:val="00B02FDF"/>
    <w:rsid w:val="00B0500D"/>
    <w:rsid w:val="00B057C7"/>
    <w:rsid w:val="00B06295"/>
    <w:rsid w:val="00B06536"/>
    <w:rsid w:val="00B07C9E"/>
    <w:rsid w:val="00B107E7"/>
    <w:rsid w:val="00B10FA3"/>
    <w:rsid w:val="00B1205C"/>
    <w:rsid w:val="00B14065"/>
    <w:rsid w:val="00B14431"/>
    <w:rsid w:val="00B15731"/>
    <w:rsid w:val="00B15A27"/>
    <w:rsid w:val="00B1672E"/>
    <w:rsid w:val="00B202F4"/>
    <w:rsid w:val="00B2074E"/>
    <w:rsid w:val="00B2199F"/>
    <w:rsid w:val="00B235E7"/>
    <w:rsid w:val="00B25289"/>
    <w:rsid w:val="00B272E8"/>
    <w:rsid w:val="00B27935"/>
    <w:rsid w:val="00B308A5"/>
    <w:rsid w:val="00B32495"/>
    <w:rsid w:val="00B3299B"/>
    <w:rsid w:val="00B329C9"/>
    <w:rsid w:val="00B33147"/>
    <w:rsid w:val="00B343A9"/>
    <w:rsid w:val="00B34716"/>
    <w:rsid w:val="00B371D1"/>
    <w:rsid w:val="00B402A9"/>
    <w:rsid w:val="00B4061A"/>
    <w:rsid w:val="00B41807"/>
    <w:rsid w:val="00B426B4"/>
    <w:rsid w:val="00B42FB7"/>
    <w:rsid w:val="00B43629"/>
    <w:rsid w:val="00B4423D"/>
    <w:rsid w:val="00B44816"/>
    <w:rsid w:val="00B45C64"/>
    <w:rsid w:val="00B471C3"/>
    <w:rsid w:val="00B50597"/>
    <w:rsid w:val="00B50A99"/>
    <w:rsid w:val="00B50AC3"/>
    <w:rsid w:val="00B521B0"/>
    <w:rsid w:val="00B569FD"/>
    <w:rsid w:val="00B57CB7"/>
    <w:rsid w:val="00B6028D"/>
    <w:rsid w:val="00B603C8"/>
    <w:rsid w:val="00B60944"/>
    <w:rsid w:val="00B60977"/>
    <w:rsid w:val="00B613A1"/>
    <w:rsid w:val="00B61A44"/>
    <w:rsid w:val="00B62C5D"/>
    <w:rsid w:val="00B65B89"/>
    <w:rsid w:val="00B66128"/>
    <w:rsid w:val="00B66E5A"/>
    <w:rsid w:val="00B66FC2"/>
    <w:rsid w:val="00B701A1"/>
    <w:rsid w:val="00B70B92"/>
    <w:rsid w:val="00B717A0"/>
    <w:rsid w:val="00B72A4E"/>
    <w:rsid w:val="00B72EC5"/>
    <w:rsid w:val="00B734E2"/>
    <w:rsid w:val="00B73E61"/>
    <w:rsid w:val="00B744DA"/>
    <w:rsid w:val="00B768BB"/>
    <w:rsid w:val="00B76A32"/>
    <w:rsid w:val="00B80386"/>
    <w:rsid w:val="00B81325"/>
    <w:rsid w:val="00B819EB"/>
    <w:rsid w:val="00B82F38"/>
    <w:rsid w:val="00B84A15"/>
    <w:rsid w:val="00B8521A"/>
    <w:rsid w:val="00B8534B"/>
    <w:rsid w:val="00B86832"/>
    <w:rsid w:val="00B87418"/>
    <w:rsid w:val="00B90504"/>
    <w:rsid w:val="00B90993"/>
    <w:rsid w:val="00B91165"/>
    <w:rsid w:val="00B92BDB"/>
    <w:rsid w:val="00B92E3B"/>
    <w:rsid w:val="00B93AE3"/>
    <w:rsid w:val="00B9439D"/>
    <w:rsid w:val="00B94648"/>
    <w:rsid w:val="00B9638F"/>
    <w:rsid w:val="00B96590"/>
    <w:rsid w:val="00B974BC"/>
    <w:rsid w:val="00BA02DB"/>
    <w:rsid w:val="00BA28F8"/>
    <w:rsid w:val="00BA31B8"/>
    <w:rsid w:val="00BA5912"/>
    <w:rsid w:val="00BA61BC"/>
    <w:rsid w:val="00BA627C"/>
    <w:rsid w:val="00BA6353"/>
    <w:rsid w:val="00BB0104"/>
    <w:rsid w:val="00BB0FAF"/>
    <w:rsid w:val="00BB1EAB"/>
    <w:rsid w:val="00BB2C0B"/>
    <w:rsid w:val="00BB30D5"/>
    <w:rsid w:val="00BB3E3C"/>
    <w:rsid w:val="00BB43D5"/>
    <w:rsid w:val="00BB4ADE"/>
    <w:rsid w:val="00BB4C41"/>
    <w:rsid w:val="00BB5165"/>
    <w:rsid w:val="00BB53C6"/>
    <w:rsid w:val="00BB5E7F"/>
    <w:rsid w:val="00BB658E"/>
    <w:rsid w:val="00BB7FC8"/>
    <w:rsid w:val="00BC098E"/>
    <w:rsid w:val="00BC1D18"/>
    <w:rsid w:val="00BC3154"/>
    <w:rsid w:val="00BC4D85"/>
    <w:rsid w:val="00BC4F28"/>
    <w:rsid w:val="00BC502E"/>
    <w:rsid w:val="00BC5E90"/>
    <w:rsid w:val="00BC6C53"/>
    <w:rsid w:val="00BC7620"/>
    <w:rsid w:val="00BC7877"/>
    <w:rsid w:val="00BD160D"/>
    <w:rsid w:val="00BD3CAE"/>
    <w:rsid w:val="00BD53F8"/>
    <w:rsid w:val="00BD6156"/>
    <w:rsid w:val="00BE09DB"/>
    <w:rsid w:val="00BE11F3"/>
    <w:rsid w:val="00BE19E9"/>
    <w:rsid w:val="00BE2816"/>
    <w:rsid w:val="00BE4604"/>
    <w:rsid w:val="00BE4C42"/>
    <w:rsid w:val="00BE5971"/>
    <w:rsid w:val="00BE62EE"/>
    <w:rsid w:val="00BE69A2"/>
    <w:rsid w:val="00BE72D8"/>
    <w:rsid w:val="00BE76FC"/>
    <w:rsid w:val="00BF0660"/>
    <w:rsid w:val="00BF07B8"/>
    <w:rsid w:val="00BF0A04"/>
    <w:rsid w:val="00BF0D42"/>
    <w:rsid w:val="00BF311B"/>
    <w:rsid w:val="00BF3717"/>
    <w:rsid w:val="00BF3BD1"/>
    <w:rsid w:val="00BF512A"/>
    <w:rsid w:val="00BF5F9D"/>
    <w:rsid w:val="00BF629D"/>
    <w:rsid w:val="00BF6860"/>
    <w:rsid w:val="00C005AC"/>
    <w:rsid w:val="00C03FCA"/>
    <w:rsid w:val="00C0415F"/>
    <w:rsid w:val="00C044F9"/>
    <w:rsid w:val="00C04B8C"/>
    <w:rsid w:val="00C05C68"/>
    <w:rsid w:val="00C05DA8"/>
    <w:rsid w:val="00C0603A"/>
    <w:rsid w:val="00C0772F"/>
    <w:rsid w:val="00C07AA9"/>
    <w:rsid w:val="00C12358"/>
    <w:rsid w:val="00C1268D"/>
    <w:rsid w:val="00C12D2D"/>
    <w:rsid w:val="00C13B81"/>
    <w:rsid w:val="00C142D2"/>
    <w:rsid w:val="00C1546C"/>
    <w:rsid w:val="00C154A5"/>
    <w:rsid w:val="00C16CAA"/>
    <w:rsid w:val="00C171EA"/>
    <w:rsid w:val="00C177DE"/>
    <w:rsid w:val="00C20923"/>
    <w:rsid w:val="00C212F4"/>
    <w:rsid w:val="00C2180D"/>
    <w:rsid w:val="00C22FCD"/>
    <w:rsid w:val="00C23139"/>
    <w:rsid w:val="00C23765"/>
    <w:rsid w:val="00C23DE5"/>
    <w:rsid w:val="00C245C5"/>
    <w:rsid w:val="00C25387"/>
    <w:rsid w:val="00C25D3C"/>
    <w:rsid w:val="00C26407"/>
    <w:rsid w:val="00C30FB7"/>
    <w:rsid w:val="00C319CD"/>
    <w:rsid w:val="00C32461"/>
    <w:rsid w:val="00C3289F"/>
    <w:rsid w:val="00C34196"/>
    <w:rsid w:val="00C362A4"/>
    <w:rsid w:val="00C369A3"/>
    <w:rsid w:val="00C371C6"/>
    <w:rsid w:val="00C37735"/>
    <w:rsid w:val="00C41A3F"/>
    <w:rsid w:val="00C42C01"/>
    <w:rsid w:val="00C42D44"/>
    <w:rsid w:val="00C477B9"/>
    <w:rsid w:val="00C51A0A"/>
    <w:rsid w:val="00C51A4E"/>
    <w:rsid w:val="00C52192"/>
    <w:rsid w:val="00C534F5"/>
    <w:rsid w:val="00C53A31"/>
    <w:rsid w:val="00C53B26"/>
    <w:rsid w:val="00C5468D"/>
    <w:rsid w:val="00C547E2"/>
    <w:rsid w:val="00C549B7"/>
    <w:rsid w:val="00C55A92"/>
    <w:rsid w:val="00C578B6"/>
    <w:rsid w:val="00C6041C"/>
    <w:rsid w:val="00C60A2B"/>
    <w:rsid w:val="00C630B3"/>
    <w:rsid w:val="00C64249"/>
    <w:rsid w:val="00C656FD"/>
    <w:rsid w:val="00C66393"/>
    <w:rsid w:val="00C669BB"/>
    <w:rsid w:val="00C70015"/>
    <w:rsid w:val="00C7059C"/>
    <w:rsid w:val="00C709F1"/>
    <w:rsid w:val="00C7144F"/>
    <w:rsid w:val="00C71A1D"/>
    <w:rsid w:val="00C71F31"/>
    <w:rsid w:val="00C720E7"/>
    <w:rsid w:val="00C72233"/>
    <w:rsid w:val="00C724B8"/>
    <w:rsid w:val="00C74DE8"/>
    <w:rsid w:val="00C74F74"/>
    <w:rsid w:val="00C77AC2"/>
    <w:rsid w:val="00C80AAD"/>
    <w:rsid w:val="00C815A1"/>
    <w:rsid w:val="00C82789"/>
    <w:rsid w:val="00C83401"/>
    <w:rsid w:val="00C83968"/>
    <w:rsid w:val="00C83CEB"/>
    <w:rsid w:val="00C84FA6"/>
    <w:rsid w:val="00C900E1"/>
    <w:rsid w:val="00C90F62"/>
    <w:rsid w:val="00C910EC"/>
    <w:rsid w:val="00C92200"/>
    <w:rsid w:val="00C92AA8"/>
    <w:rsid w:val="00C939AD"/>
    <w:rsid w:val="00C95D8F"/>
    <w:rsid w:val="00C96C04"/>
    <w:rsid w:val="00C96C56"/>
    <w:rsid w:val="00CA098C"/>
    <w:rsid w:val="00CA1181"/>
    <w:rsid w:val="00CA1366"/>
    <w:rsid w:val="00CA1AC1"/>
    <w:rsid w:val="00CA1C02"/>
    <w:rsid w:val="00CA1C1E"/>
    <w:rsid w:val="00CA330A"/>
    <w:rsid w:val="00CA35D2"/>
    <w:rsid w:val="00CA3ED9"/>
    <w:rsid w:val="00CA4861"/>
    <w:rsid w:val="00CA5831"/>
    <w:rsid w:val="00CA6185"/>
    <w:rsid w:val="00CA68E6"/>
    <w:rsid w:val="00CA6E39"/>
    <w:rsid w:val="00CB09CF"/>
    <w:rsid w:val="00CB199C"/>
    <w:rsid w:val="00CB1AEC"/>
    <w:rsid w:val="00CB41A4"/>
    <w:rsid w:val="00CB59E4"/>
    <w:rsid w:val="00CB74B7"/>
    <w:rsid w:val="00CC1471"/>
    <w:rsid w:val="00CC2550"/>
    <w:rsid w:val="00CC465E"/>
    <w:rsid w:val="00CC6C89"/>
    <w:rsid w:val="00CC6F5C"/>
    <w:rsid w:val="00CC7928"/>
    <w:rsid w:val="00CC7A95"/>
    <w:rsid w:val="00CD19E4"/>
    <w:rsid w:val="00CD1C4F"/>
    <w:rsid w:val="00CD2873"/>
    <w:rsid w:val="00CD2A7D"/>
    <w:rsid w:val="00CD2C71"/>
    <w:rsid w:val="00CD4331"/>
    <w:rsid w:val="00CD5A06"/>
    <w:rsid w:val="00CD6EB8"/>
    <w:rsid w:val="00CD7891"/>
    <w:rsid w:val="00CD7B26"/>
    <w:rsid w:val="00CE125C"/>
    <w:rsid w:val="00CE1629"/>
    <w:rsid w:val="00CE1B14"/>
    <w:rsid w:val="00CE1FB4"/>
    <w:rsid w:val="00CE26F0"/>
    <w:rsid w:val="00CE2A90"/>
    <w:rsid w:val="00CE3A05"/>
    <w:rsid w:val="00CE4479"/>
    <w:rsid w:val="00CE4E89"/>
    <w:rsid w:val="00CE4F1B"/>
    <w:rsid w:val="00CE7BB9"/>
    <w:rsid w:val="00CF011D"/>
    <w:rsid w:val="00CF1581"/>
    <w:rsid w:val="00CF27D8"/>
    <w:rsid w:val="00CF3231"/>
    <w:rsid w:val="00CF345A"/>
    <w:rsid w:val="00CF3DC4"/>
    <w:rsid w:val="00CF48AF"/>
    <w:rsid w:val="00CF522C"/>
    <w:rsid w:val="00CF5695"/>
    <w:rsid w:val="00D0030B"/>
    <w:rsid w:val="00D014F9"/>
    <w:rsid w:val="00D01CAA"/>
    <w:rsid w:val="00D02337"/>
    <w:rsid w:val="00D03316"/>
    <w:rsid w:val="00D052E8"/>
    <w:rsid w:val="00D058E9"/>
    <w:rsid w:val="00D07BBC"/>
    <w:rsid w:val="00D114D8"/>
    <w:rsid w:val="00D12DE1"/>
    <w:rsid w:val="00D14B09"/>
    <w:rsid w:val="00D14C01"/>
    <w:rsid w:val="00D152BB"/>
    <w:rsid w:val="00D15AE4"/>
    <w:rsid w:val="00D15B11"/>
    <w:rsid w:val="00D16FF2"/>
    <w:rsid w:val="00D1749D"/>
    <w:rsid w:val="00D22586"/>
    <w:rsid w:val="00D22A7D"/>
    <w:rsid w:val="00D22AF1"/>
    <w:rsid w:val="00D23F08"/>
    <w:rsid w:val="00D2434A"/>
    <w:rsid w:val="00D247A1"/>
    <w:rsid w:val="00D24BDD"/>
    <w:rsid w:val="00D24C06"/>
    <w:rsid w:val="00D25E63"/>
    <w:rsid w:val="00D2654E"/>
    <w:rsid w:val="00D269D2"/>
    <w:rsid w:val="00D30436"/>
    <w:rsid w:val="00D30735"/>
    <w:rsid w:val="00D30B46"/>
    <w:rsid w:val="00D31B7E"/>
    <w:rsid w:val="00D32E65"/>
    <w:rsid w:val="00D353D5"/>
    <w:rsid w:val="00D35E6F"/>
    <w:rsid w:val="00D402C5"/>
    <w:rsid w:val="00D41BC7"/>
    <w:rsid w:val="00D43F0D"/>
    <w:rsid w:val="00D452A6"/>
    <w:rsid w:val="00D45EE3"/>
    <w:rsid w:val="00D508A5"/>
    <w:rsid w:val="00D531BF"/>
    <w:rsid w:val="00D54D4A"/>
    <w:rsid w:val="00D567C4"/>
    <w:rsid w:val="00D60171"/>
    <w:rsid w:val="00D6069C"/>
    <w:rsid w:val="00D61264"/>
    <w:rsid w:val="00D6181A"/>
    <w:rsid w:val="00D61E8D"/>
    <w:rsid w:val="00D61EDF"/>
    <w:rsid w:val="00D62CC1"/>
    <w:rsid w:val="00D6561B"/>
    <w:rsid w:val="00D66128"/>
    <w:rsid w:val="00D705EA"/>
    <w:rsid w:val="00D70867"/>
    <w:rsid w:val="00D712AE"/>
    <w:rsid w:val="00D71BD0"/>
    <w:rsid w:val="00D72F8D"/>
    <w:rsid w:val="00D74278"/>
    <w:rsid w:val="00D75A99"/>
    <w:rsid w:val="00D75F9D"/>
    <w:rsid w:val="00D76339"/>
    <w:rsid w:val="00D766FA"/>
    <w:rsid w:val="00D77ADF"/>
    <w:rsid w:val="00D80C3C"/>
    <w:rsid w:val="00D82D5D"/>
    <w:rsid w:val="00D82DAE"/>
    <w:rsid w:val="00D8334C"/>
    <w:rsid w:val="00D836EB"/>
    <w:rsid w:val="00D84489"/>
    <w:rsid w:val="00D84D68"/>
    <w:rsid w:val="00D86977"/>
    <w:rsid w:val="00D90DF2"/>
    <w:rsid w:val="00D91C8F"/>
    <w:rsid w:val="00D91D8F"/>
    <w:rsid w:val="00D9289E"/>
    <w:rsid w:val="00D93EC8"/>
    <w:rsid w:val="00D93FEF"/>
    <w:rsid w:val="00D942A1"/>
    <w:rsid w:val="00D966C4"/>
    <w:rsid w:val="00DA1993"/>
    <w:rsid w:val="00DA19E0"/>
    <w:rsid w:val="00DA2717"/>
    <w:rsid w:val="00DA3D96"/>
    <w:rsid w:val="00DA6217"/>
    <w:rsid w:val="00DA6F18"/>
    <w:rsid w:val="00DB1B2F"/>
    <w:rsid w:val="00DB2122"/>
    <w:rsid w:val="00DB31A7"/>
    <w:rsid w:val="00DB5018"/>
    <w:rsid w:val="00DB519C"/>
    <w:rsid w:val="00DB51EB"/>
    <w:rsid w:val="00DB5F15"/>
    <w:rsid w:val="00DB6E32"/>
    <w:rsid w:val="00DB7506"/>
    <w:rsid w:val="00DC0CDD"/>
    <w:rsid w:val="00DC1377"/>
    <w:rsid w:val="00DC17BE"/>
    <w:rsid w:val="00DC25A5"/>
    <w:rsid w:val="00DC272C"/>
    <w:rsid w:val="00DC2F95"/>
    <w:rsid w:val="00DC443D"/>
    <w:rsid w:val="00DC5C92"/>
    <w:rsid w:val="00DC61F2"/>
    <w:rsid w:val="00DC6921"/>
    <w:rsid w:val="00DC7242"/>
    <w:rsid w:val="00DC73F5"/>
    <w:rsid w:val="00DD0361"/>
    <w:rsid w:val="00DD32D5"/>
    <w:rsid w:val="00DD36BA"/>
    <w:rsid w:val="00DD39E6"/>
    <w:rsid w:val="00DD4479"/>
    <w:rsid w:val="00DD4519"/>
    <w:rsid w:val="00DD4D8F"/>
    <w:rsid w:val="00DD5695"/>
    <w:rsid w:val="00DD5940"/>
    <w:rsid w:val="00DD6AFC"/>
    <w:rsid w:val="00DD6E19"/>
    <w:rsid w:val="00DE2716"/>
    <w:rsid w:val="00DE3103"/>
    <w:rsid w:val="00DE3735"/>
    <w:rsid w:val="00DE3D03"/>
    <w:rsid w:val="00DE4816"/>
    <w:rsid w:val="00DE5E1F"/>
    <w:rsid w:val="00DE69CB"/>
    <w:rsid w:val="00DE735A"/>
    <w:rsid w:val="00DE7DE1"/>
    <w:rsid w:val="00DE7ED7"/>
    <w:rsid w:val="00DF06C9"/>
    <w:rsid w:val="00DF0777"/>
    <w:rsid w:val="00DF0AA0"/>
    <w:rsid w:val="00DF164A"/>
    <w:rsid w:val="00DF16E3"/>
    <w:rsid w:val="00DF1EEF"/>
    <w:rsid w:val="00DF2CD9"/>
    <w:rsid w:val="00DF383F"/>
    <w:rsid w:val="00DF429A"/>
    <w:rsid w:val="00DF4DA1"/>
    <w:rsid w:val="00DF545A"/>
    <w:rsid w:val="00DF5A00"/>
    <w:rsid w:val="00DF6045"/>
    <w:rsid w:val="00DF6718"/>
    <w:rsid w:val="00DF79D1"/>
    <w:rsid w:val="00E0192B"/>
    <w:rsid w:val="00E0281D"/>
    <w:rsid w:val="00E05A3D"/>
    <w:rsid w:val="00E05C6D"/>
    <w:rsid w:val="00E05CB9"/>
    <w:rsid w:val="00E11104"/>
    <w:rsid w:val="00E122EC"/>
    <w:rsid w:val="00E126C7"/>
    <w:rsid w:val="00E12D50"/>
    <w:rsid w:val="00E12E27"/>
    <w:rsid w:val="00E1457A"/>
    <w:rsid w:val="00E15DBA"/>
    <w:rsid w:val="00E1625B"/>
    <w:rsid w:val="00E166AF"/>
    <w:rsid w:val="00E170F0"/>
    <w:rsid w:val="00E17427"/>
    <w:rsid w:val="00E17429"/>
    <w:rsid w:val="00E20634"/>
    <w:rsid w:val="00E20B5C"/>
    <w:rsid w:val="00E21C53"/>
    <w:rsid w:val="00E21CCC"/>
    <w:rsid w:val="00E224DF"/>
    <w:rsid w:val="00E22C3C"/>
    <w:rsid w:val="00E2356A"/>
    <w:rsid w:val="00E23D38"/>
    <w:rsid w:val="00E24CB0"/>
    <w:rsid w:val="00E31635"/>
    <w:rsid w:val="00E320F3"/>
    <w:rsid w:val="00E32A67"/>
    <w:rsid w:val="00E34499"/>
    <w:rsid w:val="00E34E0A"/>
    <w:rsid w:val="00E35DD9"/>
    <w:rsid w:val="00E36FCA"/>
    <w:rsid w:val="00E40AC2"/>
    <w:rsid w:val="00E41A0B"/>
    <w:rsid w:val="00E425AF"/>
    <w:rsid w:val="00E43A3B"/>
    <w:rsid w:val="00E44286"/>
    <w:rsid w:val="00E447E7"/>
    <w:rsid w:val="00E45653"/>
    <w:rsid w:val="00E45801"/>
    <w:rsid w:val="00E45EFA"/>
    <w:rsid w:val="00E45F39"/>
    <w:rsid w:val="00E46142"/>
    <w:rsid w:val="00E4777F"/>
    <w:rsid w:val="00E47F73"/>
    <w:rsid w:val="00E5006B"/>
    <w:rsid w:val="00E508EF"/>
    <w:rsid w:val="00E50DEB"/>
    <w:rsid w:val="00E50ED6"/>
    <w:rsid w:val="00E514B3"/>
    <w:rsid w:val="00E52E53"/>
    <w:rsid w:val="00E54498"/>
    <w:rsid w:val="00E544BB"/>
    <w:rsid w:val="00E548F6"/>
    <w:rsid w:val="00E549A6"/>
    <w:rsid w:val="00E5522B"/>
    <w:rsid w:val="00E5568D"/>
    <w:rsid w:val="00E55A0D"/>
    <w:rsid w:val="00E5695C"/>
    <w:rsid w:val="00E571D6"/>
    <w:rsid w:val="00E6079B"/>
    <w:rsid w:val="00E60909"/>
    <w:rsid w:val="00E6347B"/>
    <w:rsid w:val="00E63FF2"/>
    <w:rsid w:val="00E64927"/>
    <w:rsid w:val="00E64AE0"/>
    <w:rsid w:val="00E66F64"/>
    <w:rsid w:val="00E6715E"/>
    <w:rsid w:val="00E672EB"/>
    <w:rsid w:val="00E70127"/>
    <w:rsid w:val="00E7078B"/>
    <w:rsid w:val="00E70F72"/>
    <w:rsid w:val="00E712D2"/>
    <w:rsid w:val="00E71DDD"/>
    <w:rsid w:val="00E726C6"/>
    <w:rsid w:val="00E7313F"/>
    <w:rsid w:val="00E7315B"/>
    <w:rsid w:val="00E73526"/>
    <w:rsid w:val="00E73DB8"/>
    <w:rsid w:val="00E7542C"/>
    <w:rsid w:val="00E7578A"/>
    <w:rsid w:val="00E76270"/>
    <w:rsid w:val="00E779C5"/>
    <w:rsid w:val="00E77CD6"/>
    <w:rsid w:val="00E77E9C"/>
    <w:rsid w:val="00E8475B"/>
    <w:rsid w:val="00E8512B"/>
    <w:rsid w:val="00E8528F"/>
    <w:rsid w:val="00E85729"/>
    <w:rsid w:val="00E86690"/>
    <w:rsid w:val="00E9234D"/>
    <w:rsid w:val="00E9283B"/>
    <w:rsid w:val="00E93302"/>
    <w:rsid w:val="00E93B3B"/>
    <w:rsid w:val="00E94051"/>
    <w:rsid w:val="00E952D3"/>
    <w:rsid w:val="00E95A2C"/>
    <w:rsid w:val="00EA073E"/>
    <w:rsid w:val="00EA19E1"/>
    <w:rsid w:val="00EA331F"/>
    <w:rsid w:val="00EA34D0"/>
    <w:rsid w:val="00EA5C21"/>
    <w:rsid w:val="00EA7431"/>
    <w:rsid w:val="00EB035F"/>
    <w:rsid w:val="00EB0E67"/>
    <w:rsid w:val="00EB3127"/>
    <w:rsid w:val="00EB3FF2"/>
    <w:rsid w:val="00EB56EF"/>
    <w:rsid w:val="00EC0990"/>
    <w:rsid w:val="00EC0A6E"/>
    <w:rsid w:val="00EC152C"/>
    <w:rsid w:val="00EC45A4"/>
    <w:rsid w:val="00EC4EFC"/>
    <w:rsid w:val="00EC5B8C"/>
    <w:rsid w:val="00EC5DF6"/>
    <w:rsid w:val="00EC6F2A"/>
    <w:rsid w:val="00EC7BE6"/>
    <w:rsid w:val="00ED0B56"/>
    <w:rsid w:val="00ED1854"/>
    <w:rsid w:val="00ED1EB3"/>
    <w:rsid w:val="00ED2C58"/>
    <w:rsid w:val="00ED38B8"/>
    <w:rsid w:val="00ED452C"/>
    <w:rsid w:val="00ED567D"/>
    <w:rsid w:val="00ED671B"/>
    <w:rsid w:val="00ED6BBF"/>
    <w:rsid w:val="00EE0B70"/>
    <w:rsid w:val="00EE210C"/>
    <w:rsid w:val="00EE350D"/>
    <w:rsid w:val="00EE5E85"/>
    <w:rsid w:val="00EE68F2"/>
    <w:rsid w:val="00EE7222"/>
    <w:rsid w:val="00EF014C"/>
    <w:rsid w:val="00EF1C04"/>
    <w:rsid w:val="00EF28D5"/>
    <w:rsid w:val="00EF3C54"/>
    <w:rsid w:val="00EF4130"/>
    <w:rsid w:val="00EF5121"/>
    <w:rsid w:val="00EF58CF"/>
    <w:rsid w:val="00EF5CC7"/>
    <w:rsid w:val="00EF5F50"/>
    <w:rsid w:val="00EF6238"/>
    <w:rsid w:val="00EF6A62"/>
    <w:rsid w:val="00EF7F09"/>
    <w:rsid w:val="00F00E74"/>
    <w:rsid w:val="00F023D1"/>
    <w:rsid w:val="00F032E0"/>
    <w:rsid w:val="00F03ED6"/>
    <w:rsid w:val="00F04145"/>
    <w:rsid w:val="00F047C5"/>
    <w:rsid w:val="00F0576F"/>
    <w:rsid w:val="00F05B3E"/>
    <w:rsid w:val="00F06691"/>
    <w:rsid w:val="00F079CC"/>
    <w:rsid w:val="00F10535"/>
    <w:rsid w:val="00F11005"/>
    <w:rsid w:val="00F11633"/>
    <w:rsid w:val="00F11892"/>
    <w:rsid w:val="00F11B18"/>
    <w:rsid w:val="00F130FC"/>
    <w:rsid w:val="00F16149"/>
    <w:rsid w:val="00F16D27"/>
    <w:rsid w:val="00F20258"/>
    <w:rsid w:val="00F20FF5"/>
    <w:rsid w:val="00F2540F"/>
    <w:rsid w:val="00F26B0E"/>
    <w:rsid w:val="00F31C05"/>
    <w:rsid w:val="00F3251D"/>
    <w:rsid w:val="00F32F47"/>
    <w:rsid w:val="00F345FC"/>
    <w:rsid w:val="00F350C2"/>
    <w:rsid w:val="00F3662F"/>
    <w:rsid w:val="00F36907"/>
    <w:rsid w:val="00F3715D"/>
    <w:rsid w:val="00F40176"/>
    <w:rsid w:val="00F41E59"/>
    <w:rsid w:val="00F42151"/>
    <w:rsid w:val="00F42E3F"/>
    <w:rsid w:val="00F4308F"/>
    <w:rsid w:val="00F46A8C"/>
    <w:rsid w:val="00F46F4D"/>
    <w:rsid w:val="00F47E4C"/>
    <w:rsid w:val="00F50615"/>
    <w:rsid w:val="00F50B90"/>
    <w:rsid w:val="00F52687"/>
    <w:rsid w:val="00F540CD"/>
    <w:rsid w:val="00F553F3"/>
    <w:rsid w:val="00F55C85"/>
    <w:rsid w:val="00F57606"/>
    <w:rsid w:val="00F57C6C"/>
    <w:rsid w:val="00F61294"/>
    <w:rsid w:val="00F61407"/>
    <w:rsid w:val="00F61774"/>
    <w:rsid w:val="00F624DE"/>
    <w:rsid w:val="00F62522"/>
    <w:rsid w:val="00F64ABE"/>
    <w:rsid w:val="00F6521D"/>
    <w:rsid w:val="00F654C9"/>
    <w:rsid w:val="00F65704"/>
    <w:rsid w:val="00F70112"/>
    <w:rsid w:val="00F703B1"/>
    <w:rsid w:val="00F70BB5"/>
    <w:rsid w:val="00F72237"/>
    <w:rsid w:val="00F7307F"/>
    <w:rsid w:val="00F75407"/>
    <w:rsid w:val="00F77044"/>
    <w:rsid w:val="00F77082"/>
    <w:rsid w:val="00F776BA"/>
    <w:rsid w:val="00F8282E"/>
    <w:rsid w:val="00F82EF8"/>
    <w:rsid w:val="00F83589"/>
    <w:rsid w:val="00F84313"/>
    <w:rsid w:val="00F85394"/>
    <w:rsid w:val="00F85D7D"/>
    <w:rsid w:val="00F86422"/>
    <w:rsid w:val="00F86F1C"/>
    <w:rsid w:val="00F90B0D"/>
    <w:rsid w:val="00F91775"/>
    <w:rsid w:val="00F923CE"/>
    <w:rsid w:val="00F924A5"/>
    <w:rsid w:val="00F92857"/>
    <w:rsid w:val="00F931C0"/>
    <w:rsid w:val="00F939D4"/>
    <w:rsid w:val="00F93B21"/>
    <w:rsid w:val="00F945A9"/>
    <w:rsid w:val="00F95001"/>
    <w:rsid w:val="00FA09AF"/>
    <w:rsid w:val="00FA1F62"/>
    <w:rsid w:val="00FA41C5"/>
    <w:rsid w:val="00FB1FB7"/>
    <w:rsid w:val="00FB2982"/>
    <w:rsid w:val="00FB356D"/>
    <w:rsid w:val="00FB3694"/>
    <w:rsid w:val="00FB3DBA"/>
    <w:rsid w:val="00FB46A0"/>
    <w:rsid w:val="00FB46EF"/>
    <w:rsid w:val="00FB4A98"/>
    <w:rsid w:val="00FB64D6"/>
    <w:rsid w:val="00FC0DF0"/>
    <w:rsid w:val="00FC215A"/>
    <w:rsid w:val="00FC35CB"/>
    <w:rsid w:val="00FC5087"/>
    <w:rsid w:val="00FC5174"/>
    <w:rsid w:val="00FC5414"/>
    <w:rsid w:val="00FC5864"/>
    <w:rsid w:val="00FD0183"/>
    <w:rsid w:val="00FD0B15"/>
    <w:rsid w:val="00FD1708"/>
    <w:rsid w:val="00FD387C"/>
    <w:rsid w:val="00FD3FF1"/>
    <w:rsid w:val="00FD58E6"/>
    <w:rsid w:val="00FD661A"/>
    <w:rsid w:val="00FD7473"/>
    <w:rsid w:val="00FE0247"/>
    <w:rsid w:val="00FE0418"/>
    <w:rsid w:val="00FE100F"/>
    <w:rsid w:val="00FE146D"/>
    <w:rsid w:val="00FE1549"/>
    <w:rsid w:val="00FE1E68"/>
    <w:rsid w:val="00FE1EB5"/>
    <w:rsid w:val="00FE5519"/>
    <w:rsid w:val="00FE5DFB"/>
    <w:rsid w:val="00FF0508"/>
    <w:rsid w:val="00FF0F8F"/>
    <w:rsid w:val="00FF1A65"/>
    <w:rsid w:val="00FF22E8"/>
    <w:rsid w:val="00FF26DC"/>
    <w:rsid w:val="00FF374A"/>
    <w:rsid w:val="00FF4576"/>
    <w:rsid w:val="00FF546C"/>
    <w:rsid w:val="00FF6C1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FC41B6"/>
  <w15:chartTrackingRefBased/>
  <w15:docId w15:val="{A3E95AD9-25D3-49F7-86A0-DCE317C49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20" w:after="120"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0D42"/>
    <w:pPr>
      <w:jc w:val="both"/>
    </w:pPr>
    <w:rPr>
      <w:rFonts w:ascii="Times New Roman" w:hAnsi="Times New Roman"/>
      <w:noProof/>
      <w:sz w:val="26"/>
      <w:lang w:val="vi-VN"/>
    </w:rPr>
  </w:style>
  <w:style w:type="paragraph" w:styleId="Heading1">
    <w:name w:val="heading 1"/>
    <w:basedOn w:val="TOC2"/>
    <w:link w:val="Heading1Char"/>
    <w:uiPriority w:val="9"/>
    <w:qFormat/>
    <w:rsid w:val="008F1D8D"/>
    <w:pPr>
      <w:numPr>
        <w:numId w:val="11"/>
      </w:numPr>
      <w:jc w:val="center"/>
      <w:outlineLvl w:val="0"/>
    </w:pPr>
    <w:rPr>
      <w:b/>
      <w:caps/>
      <w:sz w:val="28"/>
      <w:szCs w:val="28"/>
    </w:rPr>
  </w:style>
  <w:style w:type="paragraph" w:styleId="Heading2">
    <w:name w:val="heading 2"/>
    <w:basedOn w:val="TOC2"/>
    <w:next w:val="Normal"/>
    <w:link w:val="Heading2Char"/>
    <w:uiPriority w:val="9"/>
    <w:unhideWhenUsed/>
    <w:qFormat/>
    <w:rsid w:val="00542A03"/>
    <w:pPr>
      <w:numPr>
        <w:ilvl w:val="1"/>
        <w:numId w:val="11"/>
      </w:numPr>
      <w:outlineLvl w:val="1"/>
    </w:pPr>
    <w:rPr>
      <w:b/>
    </w:rPr>
  </w:style>
  <w:style w:type="paragraph" w:styleId="Heading3">
    <w:name w:val="heading 3"/>
    <w:basedOn w:val="TOC2"/>
    <w:next w:val="Normal"/>
    <w:link w:val="Heading3Char"/>
    <w:uiPriority w:val="9"/>
    <w:unhideWhenUsed/>
    <w:qFormat/>
    <w:rsid w:val="00542A03"/>
    <w:pPr>
      <w:keepNext/>
      <w:keepLines/>
      <w:numPr>
        <w:ilvl w:val="2"/>
        <w:numId w:val="11"/>
      </w:numPr>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C20923"/>
    <w:pPr>
      <w:keepNext/>
      <w:keepLines/>
      <w:numPr>
        <w:ilvl w:val="3"/>
        <w:numId w:val="11"/>
      </w:numPr>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C51A4E"/>
    <w:pPr>
      <w:keepNext/>
      <w:keepLines/>
      <w:numPr>
        <w:ilvl w:val="4"/>
        <w:numId w:val="1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C51A4E"/>
    <w:pPr>
      <w:keepNext/>
      <w:keepLines/>
      <w:numPr>
        <w:ilvl w:val="5"/>
        <w:numId w:val="1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A4E"/>
    <w:pPr>
      <w:keepNext/>
      <w:keepLines/>
      <w:numPr>
        <w:ilvl w:val="6"/>
        <w:numId w:val="1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A4E"/>
    <w:pPr>
      <w:keepNext/>
      <w:keepLines/>
      <w:numPr>
        <w:ilvl w:val="7"/>
        <w:numId w:val="1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A4E"/>
    <w:pPr>
      <w:keepNext/>
      <w:keepLines/>
      <w:numPr>
        <w:ilvl w:val="8"/>
        <w:numId w:val="1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597"/>
    <w:rPr>
      <w:rFonts w:ascii="Times New Roman" w:hAnsi="Times New Roman"/>
      <w:b/>
      <w:caps/>
      <w:noProof/>
      <w:sz w:val="28"/>
      <w:szCs w:val="28"/>
    </w:rPr>
  </w:style>
  <w:style w:type="character" w:customStyle="1" w:styleId="Heading2Char">
    <w:name w:val="Heading 2 Char"/>
    <w:basedOn w:val="DefaultParagraphFont"/>
    <w:link w:val="Heading2"/>
    <w:uiPriority w:val="9"/>
    <w:rsid w:val="00B50597"/>
    <w:rPr>
      <w:rFonts w:ascii="Times New Roman" w:hAnsi="Times New Roman"/>
      <w:b/>
      <w:sz w:val="26"/>
    </w:rPr>
  </w:style>
  <w:style w:type="character" w:customStyle="1" w:styleId="Heading3Char">
    <w:name w:val="Heading 3 Char"/>
    <w:basedOn w:val="DefaultParagraphFont"/>
    <w:link w:val="Heading3"/>
    <w:uiPriority w:val="9"/>
    <w:rsid w:val="00B50597"/>
    <w:rPr>
      <w:rFonts w:ascii="Times New Roman" w:eastAsiaTheme="majorEastAsia" w:hAnsi="Times New Roman" w:cstheme="majorBidi"/>
      <w:b/>
      <w:sz w:val="26"/>
      <w:szCs w:val="28"/>
      <w:lang w:val="vi-VN"/>
    </w:rPr>
  </w:style>
  <w:style w:type="character" w:customStyle="1" w:styleId="Heading4Char">
    <w:name w:val="Heading 4 Char"/>
    <w:basedOn w:val="DefaultParagraphFont"/>
    <w:link w:val="Heading4"/>
    <w:uiPriority w:val="9"/>
    <w:rsid w:val="00C20923"/>
    <w:rPr>
      <w:rFonts w:ascii="Times New Roman" w:eastAsiaTheme="majorEastAsia" w:hAnsi="Times New Roman" w:cstheme="majorBidi"/>
      <w:b/>
      <w:iCs/>
      <w:noProof/>
      <w:color w:val="000000" w:themeColor="text1"/>
      <w:sz w:val="26"/>
    </w:rPr>
  </w:style>
  <w:style w:type="character" w:customStyle="1" w:styleId="Heading5Char">
    <w:name w:val="Heading 5 Char"/>
    <w:basedOn w:val="DefaultParagraphFont"/>
    <w:link w:val="Heading5"/>
    <w:uiPriority w:val="9"/>
    <w:rsid w:val="00C51A4E"/>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C51A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A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A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A4E"/>
    <w:rPr>
      <w:rFonts w:eastAsiaTheme="majorEastAsia" w:cstheme="majorBidi"/>
      <w:color w:val="272727" w:themeColor="text1" w:themeTint="D8"/>
    </w:rPr>
  </w:style>
  <w:style w:type="paragraph" w:styleId="Title">
    <w:name w:val="Title"/>
    <w:basedOn w:val="Normal"/>
    <w:next w:val="Normal"/>
    <w:link w:val="TitleChar"/>
    <w:uiPriority w:val="10"/>
    <w:qFormat/>
    <w:rsid w:val="008F1D8D"/>
    <w:pPr>
      <w:jc w:val="center"/>
      <w:outlineLvl w:val="0"/>
    </w:pPr>
    <w:rPr>
      <w:b/>
      <w:bCs/>
      <w:caps/>
      <w:sz w:val="28"/>
    </w:rPr>
  </w:style>
  <w:style w:type="character" w:customStyle="1" w:styleId="TitleChar">
    <w:name w:val="Title Char"/>
    <w:basedOn w:val="DefaultParagraphFont"/>
    <w:link w:val="Title"/>
    <w:uiPriority w:val="10"/>
    <w:rsid w:val="008F1D8D"/>
    <w:rPr>
      <w:rFonts w:ascii="Times New Roman" w:hAnsi="Times New Roman"/>
      <w:b/>
      <w:bCs/>
      <w:caps/>
      <w:sz w:val="28"/>
      <w:lang w:val="vi-VN"/>
    </w:rPr>
  </w:style>
  <w:style w:type="paragraph" w:styleId="Subtitle">
    <w:name w:val="Subtitle"/>
    <w:basedOn w:val="Normal"/>
    <w:next w:val="Normal"/>
    <w:link w:val="SubtitleChar"/>
    <w:uiPriority w:val="11"/>
    <w:qFormat/>
    <w:rsid w:val="00C51A4E"/>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A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A4E"/>
    <w:pPr>
      <w:spacing w:before="160"/>
      <w:jc w:val="center"/>
    </w:pPr>
    <w:rPr>
      <w:i/>
      <w:iCs/>
      <w:color w:val="404040" w:themeColor="text1" w:themeTint="BF"/>
    </w:rPr>
  </w:style>
  <w:style w:type="character" w:customStyle="1" w:styleId="QuoteChar">
    <w:name w:val="Quote Char"/>
    <w:basedOn w:val="DefaultParagraphFont"/>
    <w:link w:val="Quote"/>
    <w:uiPriority w:val="29"/>
    <w:rsid w:val="00C51A4E"/>
    <w:rPr>
      <w:i/>
      <w:iCs/>
      <w:color w:val="404040" w:themeColor="text1" w:themeTint="BF"/>
    </w:rPr>
  </w:style>
  <w:style w:type="paragraph" w:styleId="ListParagraph">
    <w:name w:val="List Paragraph"/>
    <w:basedOn w:val="Normal"/>
    <w:uiPriority w:val="34"/>
    <w:qFormat/>
    <w:rsid w:val="00C51A4E"/>
    <w:pPr>
      <w:ind w:left="720"/>
      <w:contextualSpacing/>
    </w:pPr>
  </w:style>
  <w:style w:type="character" w:styleId="IntenseEmphasis">
    <w:name w:val="Intense Emphasis"/>
    <w:basedOn w:val="DefaultParagraphFont"/>
    <w:uiPriority w:val="21"/>
    <w:qFormat/>
    <w:rsid w:val="00C51A4E"/>
    <w:rPr>
      <w:i/>
      <w:iCs/>
      <w:color w:val="0F4761" w:themeColor="accent1" w:themeShade="BF"/>
    </w:rPr>
  </w:style>
  <w:style w:type="paragraph" w:styleId="IntenseQuote">
    <w:name w:val="Intense Quote"/>
    <w:basedOn w:val="Normal"/>
    <w:next w:val="Normal"/>
    <w:link w:val="IntenseQuoteChar"/>
    <w:uiPriority w:val="30"/>
    <w:qFormat/>
    <w:rsid w:val="00C51A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A4E"/>
    <w:rPr>
      <w:i/>
      <w:iCs/>
      <w:color w:val="0F4761" w:themeColor="accent1" w:themeShade="BF"/>
    </w:rPr>
  </w:style>
  <w:style w:type="character" w:styleId="IntenseReference">
    <w:name w:val="Intense Reference"/>
    <w:basedOn w:val="DefaultParagraphFont"/>
    <w:uiPriority w:val="32"/>
    <w:qFormat/>
    <w:rsid w:val="00C51A4E"/>
    <w:rPr>
      <w:b/>
      <w:bCs/>
      <w:smallCaps/>
      <w:color w:val="0F4761" w:themeColor="accent1" w:themeShade="BF"/>
      <w:spacing w:val="5"/>
    </w:rPr>
  </w:style>
  <w:style w:type="paragraph" w:styleId="Header">
    <w:name w:val="header"/>
    <w:basedOn w:val="Normal"/>
    <w:link w:val="HeaderChar"/>
    <w:uiPriority w:val="99"/>
    <w:unhideWhenUsed/>
    <w:rsid w:val="00FD01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0183"/>
    <w:rPr>
      <w:rFonts w:ascii="Times New Roman" w:hAnsi="Times New Roman"/>
      <w:sz w:val="26"/>
    </w:rPr>
  </w:style>
  <w:style w:type="paragraph" w:styleId="Footer">
    <w:name w:val="footer"/>
    <w:basedOn w:val="Normal"/>
    <w:link w:val="FooterChar"/>
    <w:uiPriority w:val="99"/>
    <w:unhideWhenUsed/>
    <w:rsid w:val="00FD01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0183"/>
    <w:rPr>
      <w:rFonts w:ascii="Times New Roman" w:hAnsi="Times New Roman"/>
      <w:sz w:val="26"/>
    </w:rPr>
  </w:style>
  <w:style w:type="table" w:styleId="TableGrid">
    <w:name w:val="Table Grid"/>
    <w:basedOn w:val="TableNormal"/>
    <w:uiPriority w:val="39"/>
    <w:rsid w:val="00F553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E3237"/>
    <w:pPr>
      <w:spacing w:before="100" w:beforeAutospacing="1" w:after="100" w:afterAutospacing="1"/>
      <w:ind w:firstLine="567"/>
    </w:pPr>
    <w:rPr>
      <w:rFonts w:eastAsia="Times New Roman" w:cs="Times New Roman"/>
      <w:kern w:val="0"/>
      <w:sz w:val="24"/>
      <w:lang w:eastAsia="vi-VN"/>
      <w14:ligatures w14:val="none"/>
    </w:rPr>
  </w:style>
  <w:style w:type="paragraph" w:styleId="TOCHeading">
    <w:name w:val="TOC Heading"/>
    <w:basedOn w:val="Title"/>
    <w:next w:val="Normal"/>
    <w:uiPriority w:val="39"/>
    <w:unhideWhenUsed/>
    <w:qFormat/>
    <w:rsid w:val="00BD6156"/>
    <w:rPr>
      <w:caps w:val="0"/>
    </w:rPr>
  </w:style>
  <w:style w:type="paragraph" w:styleId="TOC2">
    <w:name w:val="toc 2"/>
    <w:basedOn w:val="Normal"/>
    <w:next w:val="Normal"/>
    <w:autoRedefine/>
    <w:uiPriority w:val="39"/>
    <w:unhideWhenUsed/>
    <w:rsid w:val="00130B52"/>
    <w:pPr>
      <w:tabs>
        <w:tab w:val="right" w:leader="dot" w:pos="9498"/>
      </w:tabs>
      <w:spacing w:after="100"/>
      <w:ind w:firstLine="426"/>
    </w:pPr>
  </w:style>
  <w:style w:type="paragraph" w:styleId="TOC1">
    <w:name w:val="toc 1"/>
    <w:basedOn w:val="Normal"/>
    <w:next w:val="Normal"/>
    <w:autoRedefine/>
    <w:uiPriority w:val="39"/>
    <w:unhideWhenUsed/>
    <w:rsid w:val="00130B52"/>
    <w:pPr>
      <w:tabs>
        <w:tab w:val="right" w:leader="dot" w:pos="9498"/>
      </w:tabs>
      <w:spacing w:after="100"/>
      <w:ind w:firstLine="426"/>
    </w:pPr>
  </w:style>
  <w:style w:type="character" w:styleId="Hyperlink">
    <w:name w:val="Hyperlink"/>
    <w:basedOn w:val="DefaultParagraphFont"/>
    <w:uiPriority w:val="99"/>
    <w:unhideWhenUsed/>
    <w:rsid w:val="000C2CFE"/>
    <w:rPr>
      <w:color w:val="467886" w:themeColor="hyperlink"/>
      <w:u w:val="single"/>
    </w:rPr>
  </w:style>
  <w:style w:type="paragraph" w:customStyle="1" w:styleId="Mc2">
    <w:name w:val="Mức 2"/>
    <w:basedOn w:val="Normal"/>
    <w:rsid w:val="00D1749D"/>
    <w:pPr>
      <w:ind w:firstLine="0"/>
    </w:pPr>
  </w:style>
  <w:style w:type="paragraph" w:styleId="Index1">
    <w:name w:val="index 1"/>
    <w:basedOn w:val="Normal"/>
    <w:next w:val="Normal"/>
    <w:autoRedefine/>
    <w:uiPriority w:val="99"/>
    <w:semiHidden/>
    <w:unhideWhenUsed/>
    <w:rsid w:val="00E7078B"/>
    <w:pPr>
      <w:spacing w:before="0" w:after="0" w:line="240" w:lineRule="auto"/>
      <w:ind w:left="260" w:hanging="260"/>
    </w:pPr>
  </w:style>
  <w:style w:type="paragraph" w:styleId="TOC3">
    <w:name w:val="toc 3"/>
    <w:basedOn w:val="Normal"/>
    <w:next w:val="Normal"/>
    <w:autoRedefine/>
    <w:uiPriority w:val="39"/>
    <w:unhideWhenUsed/>
    <w:rsid w:val="00130B52"/>
    <w:pPr>
      <w:tabs>
        <w:tab w:val="right" w:leader="dot" w:pos="9498"/>
      </w:tabs>
      <w:spacing w:after="100"/>
      <w:ind w:left="426" w:firstLine="425"/>
    </w:pPr>
  </w:style>
  <w:style w:type="paragraph" w:styleId="Caption">
    <w:name w:val="caption"/>
    <w:basedOn w:val="Normal"/>
    <w:next w:val="Normal"/>
    <w:uiPriority w:val="35"/>
    <w:unhideWhenUsed/>
    <w:qFormat/>
    <w:rsid w:val="00A8642D"/>
    <w:pPr>
      <w:spacing w:before="0" w:after="200" w:line="240" w:lineRule="auto"/>
    </w:pPr>
    <w:rPr>
      <w:i/>
      <w:iCs/>
      <w:sz w:val="24"/>
    </w:rPr>
  </w:style>
  <w:style w:type="paragraph" w:customStyle="1" w:styleId="AMHmcnh123">
    <w:name w:val="(ĐAMH) mục nhỏ 1 2 3"/>
    <w:basedOn w:val="Normal"/>
    <w:next w:val="Normal"/>
    <w:qFormat/>
    <w:rsid w:val="00FC5414"/>
    <w:pPr>
      <w:numPr>
        <w:numId w:val="4"/>
      </w:numPr>
      <w:spacing w:before="0" w:after="160"/>
    </w:pPr>
    <w:rPr>
      <w:noProof w:val="0"/>
      <w:kern w:val="0"/>
      <w:szCs w:val="22"/>
      <w14:ligatures w14:val="none"/>
    </w:rPr>
  </w:style>
  <w:style w:type="paragraph" w:customStyle="1" w:styleId="AMHchthng">
    <w:name w:val="(ĐAMH) chữ thường"/>
    <w:qFormat/>
    <w:rsid w:val="00D82DAE"/>
    <w:pPr>
      <w:spacing w:before="0" w:after="160"/>
      <w:ind w:firstLine="0"/>
      <w:jc w:val="both"/>
    </w:pPr>
    <w:rPr>
      <w:rFonts w:ascii="Times New Roman" w:hAnsi="Times New Roman"/>
      <w:kern w:val="0"/>
      <w:sz w:val="26"/>
      <w:szCs w:val="22"/>
      <w14:ligatures w14:val="none"/>
    </w:rPr>
  </w:style>
  <w:style w:type="paragraph" w:customStyle="1" w:styleId="AMHmcsao">
    <w:name w:val="(ĐAMH) mục sao"/>
    <w:qFormat/>
    <w:rsid w:val="007867D7"/>
    <w:pPr>
      <w:numPr>
        <w:numId w:val="5"/>
      </w:numPr>
      <w:spacing w:before="0" w:after="160"/>
      <w:jc w:val="both"/>
    </w:pPr>
    <w:rPr>
      <w:rFonts w:ascii="Times New Roman" w:eastAsiaTheme="majorEastAsia" w:hAnsi="Times New Roman" w:cstheme="majorBidi"/>
      <w:kern w:val="0"/>
      <w:sz w:val="26"/>
      <w:szCs w:val="26"/>
      <w14:ligatures w14:val="none"/>
    </w:rPr>
  </w:style>
  <w:style w:type="character" w:customStyle="1" w:styleId="button-container">
    <w:name w:val="button-container"/>
    <w:basedOn w:val="DefaultParagraphFont"/>
    <w:rsid w:val="00FE0418"/>
  </w:style>
  <w:style w:type="paragraph" w:styleId="FootnoteText">
    <w:name w:val="footnote text"/>
    <w:basedOn w:val="Normal"/>
    <w:link w:val="FootnoteTextChar"/>
    <w:uiPriority w:val="99"/>
    <w:semiHidden/>
    <w:unhideWhenUsed/>
    <w:rsid w:val="00123E71"/>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123E71"/>
    <w:rPr>
      <w:rFonts w:ascii="Times New Roman" w:hAnsi="Times New Roman"/>
      <w:noProof/>
      <w:sz w:val="20"/>
      <w:szCs w:val="20"/>
    </w:rPr>
  </w:style>
  <w:style w:type="character" w:styleId="FootnoteReference">
    <w:name w:val="footnote reference"/>
    <w:basedOn w:val="DefaultParagraphFont"/>
    <w:uiPriority w:val="99"/>
    <w:semiHidden/>
    <w:unhideWhenUsed/>
    <w:rsid w:val="00123E71"/>
    <w:rPr>
      <w:vertAlign w:val="superscript"/>
    </w:rPr>
  </w:style>
  <w:style w:type="paragraph" w:styleId="EndnoteText">
    <w:name w:val="endnote text"/>
    <w:basedOn w:val="Normal"/>
    <w:link w:val="EndnoteTextChar"/>
    <w:uiPriority w:val="99"/>
    <w:semiHidden/>
    <w:unhideWhenUsed/>
    <w:rsid w:val="00123E71"/>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123E71"/>
    <w:rPr>
      <w:rFonts w:ascii="Times New Roman" w:hAnsi="Times New Roman"/>
      <w:noProof/>
      <w:sz w:val="20"/>
      <w:szCs w:val="20"/>
    </w:rPr>
  </w:style>
  <w:style w:type="character" w:styleId="EndnoteReference">
    <w:name w:val="endnote reference"/>
    <w:basedOn w:val="DefaultParagraphFont"/>
    <w:uiPriority w:val="99"/>
    <w:semiHidden/>
    <w:unhideWhenUsed/>
    <w:rsid w:val="00123E71"/>
    <w:rPr>
      <w:vertAlign w:val="superscript"/>
    </w:rPr>
  </w:style>
  <w:style w:type="character" w:styleId="PlaceholderText">
    <w:name w:val="Placeholder Text"/>
    <w:basedOn w:val="DefaultParagraphFont"/>
    <w:uiPriority w:val="99"/>
    <w:semiHidden/>
    <w:rsid w:val="00223E01"/>
    <w:rPr>
      <w:color w:val="666666"/>
    </w:rPr>
  </w:style>
  <w:style w:type="paragraph" w:customStyle="1" w:styleId="Style1">
    <w:name w:val="Style1"/>
    <w:basedOn w:val="Heading4"/>
    <w:qFormat/>
    <w:rsid w:val="00C20923"/>
  </w:style>
  <w:style w:type="paragraph" w:customStyle="1" w:styleId="DuChm">
    <w:name w:val="Dấu Chấm"/>
    <w:basedOn w:val="Normal"/>
    <w:link w:val="DuChmChar"/>
    <w:qFormat/>
    <w:rsid w:val="005E753A"/>
    <w:pPr>
      <w:numPr>
        <w:numId w:val="13"/>
      </w:numPr>
    </w:pPr>
  </w:style>
  <w:style w:type="character" w:customStyle="1" w:styleId="DuChmChar">
    <w:name w:val="Dấu Chấm Char"/>
    <w:basedOn w:val="DefaultParagraphFont"/>
    <w:link w:val="DuChm"/>
    <w:rsid w:val="005E753A"/>
    <w:rPr>
      <w:rFonts w:ascii="Times New Roman" w:hAnsi="Times New Roman"/>
      <w:noProof/>
      <w:sz w:val="26"/>
    </w:rPr>
  </w:style>
  <w:style w:type="paragraph" w:customStyle="1" w:styleId="hnhnh">
    <w:name w:val="hình ảnh"/>
    <w:qFormat/>
    <w:rsid w:val="00071CE2"/>
    <w:pPr>
      <w:jc w:val="center"/>
    </w:pPr>
    <w:rPr>
      <w:rFonts w:ascii="Times New Roman" w:hAnsi="Times New Roman"/>
      <w:i/>
      <w:noProof/>
      <w:sz w:val="26"/>
    </w:rPr>
  </w:style>
  <w:style w:type="character" w:customStyle="1" w:styleId="katex-mathml">
    <w:name w:val="katex-mathml"/>
    <w:basedOn w:val="DefaultParagraphFont"/>
    <w:rsid w:val="00C37735"/>
  </w:style>
  <w:style w:type="character" w:customStyle="1" w:styleId="mord">
    <w:name w:val="mord"/>
    <w:basedOn w:val="DefaultParagraphFont"/>
    <w:rsid w:val="00C37735"/>
  </w:style>
  <w:style w:type="character" w:styleId="Strong">
    <w:name w:val="Strong"/>
    <w:basedOn w:val="DefaultParagraphFont"/>
    <w:uiPriority w:val="22"/>
    <w:qFormat/>
    <w:rsid w:val="00394409"/>
    <w:rPr>
      <w:b/>
      <w:bCs/>
    </w:rPr>
  </w:style>
  <w:style w:type="paragraph" w:styleId="TableofFigures">
    <w:name w:val="table of figures"/>
    <w:basedOn w:val="Normal"/>
    <w:next w:val="Normal"/>
    <w:uiPriority w:val="99"/>
    <w:unhideWhenUsed/>
    <w:rsid w:val="00B62C5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2412">
      <w:bodyDiv w:val="1"/>
      <w:marLeft w:val="0"/>
      <w:marRight w:val="0"/>
      <w:marTop w:val="0"/>
      <w:marBottom w:val="0"/>
      <w:divBdr>
        <w:top w:val="none" w:sz="0" w:space="0" w:color="auto"/>
        <w:left w:val="none" w:sz="0" w:space="0" w:color="auto"/>
        <w:bottom w:val="none" w:sz="0" w:space="0" w:color="auto"/>
        <w:right w:val="none" w:sz="0" w:space="0" w:color="auto"/>
      </w:divBdr>
    </w:div>
    <w:div w:id="30493591">
      <w:bodyDiv w:val="1"/>
      <w:marLeft w:val="0"/>
      <w:marRight w:val="0"/>
      <w:marTop w:val="0"/>
      <w:marBottom w:val="0"/>
      <w:divBdr>
        <w:top w:val="none" w:sz="0" w:space="0" w:color="auto"/>
        <w:left w:val="none" w:sz="0" w:space="0" w:color="auto"/>
        <w:bottom w:val="none" w:sz="0" w:space="0" w:color="auto"/>
        <w:right w:val="none" w:sz="0" w:space="0" w:color="auto"/>
      </w:divBdr>
    </w:div>
    <w:div w:id="32272259">
      <w:bodyDiv w:val="1"/>
      <w:marLeft w:val="0"/>
      <w:marRight w:val="0"/>
      <w:marTop w:val="0"/>
      <w:marBottom w:val="0"/>
      <w:divBdr>
        <w:top w:val="none" w:sz="0" w:space="0" w:color="auto"/>
        <w:left w:val="none" w:sz="0" w:space="0" w:color="auto"/>
        <w:bottom w:val="none" w:sz="0" w:space="0" w:color="auto"/>
        <w:right w:val="none" w:sz="0" w:space="0" w:color="auto"/>
      </w:divBdr>
    </w:div>
    <w:div w:id="40253773">
      <w:bodyDiv w:val="1"/>
      <w:marLeft w:val="0"/>
      <w:marRight w:val="0"/>
      <w:marTop w:val="0"/>
      <w:marBottom w:val="0"/>
      <w:divBdr>
        <w:top w:val="none" w:sz="0" w:space="0" w:color="auto"/>
        <w:left w:val="none" w:sz="0" w:space="0" w:color="auto"/>
        <w:bottom w:val="none" w:sz="0" w:space="0" w:color="auto"/>
        <w:right w:val="none" w:sz="0" w:space="0" w:color="auto"/>
      </w:divBdr>
    </w:div>
    <w:div w:id="43525290">
      <w:bodyDiv w:val="1"/>
      <w:marLeft w:val="0"/>
      <w:marRight w:val="0"/>
      <w:marTop w:val="0"/>
      <w:marBottom w:val="0"/>
      <w:divBdr>
        <w:top w:val="none" w:sz="0" w:space="0" w:color="auto"/>
        <w:left w:val="none" w:sz="0" w:space="0" w:color="auto"/>
        <w:bottom w:val="none" w:sz="0" w:space="0" w:color="auto"/>
        <w:right w:val="none" w:sz="0" w:space="0" w:color="auto"/>
      </w:divBdr>
    </w:div>
    <w:div w:id="50733180">
      <w:bodyDiv w:val="1"/>
      <w:marLeft w:val="0"/>
      <w:marRight w:val="0"/>
      <w:marTop w:val="0"/>
      <w:marBottom w:val="0"/>
      <w:divBdr>
        <w:top w:val="none" w:sz="0" w:space="0" w:color="auto"/>
        <w:left w:val="none" w:sz="0" w:space="0" w:color="auto"/>
        <w:bottom w:val="none" w:sz="0" w:space="0" w:color="auto"/>
        <w:right w:val="none" w:sz="0" w:space="0" w:color="auto"/>
      </w:divBdr>
    </w:div>
    <w:div w:id="56977267">
      <w:bodyDiv w:val="1"/>
      <w:marLeft w:val="0"/>
      <w:marRight w:val="0"/>
      <w:marTop w:val="0"/>
      <w:marBottom w:val="0"/>
      <w:divBdr>
        <w:top w:val="none" w:sz="0" w:space="0" w:color="auto"/>
        <w:left w:val="none" w:sz="0" w:space="0" w:color="auto"/>
        <w:bottom w:val="none" w:sz="0" w:space="0" w:color="auto"/>
        <w:right w:val="none" w:sz="0" w:space="0" w:color="auto"/>
      </w:divBdr>
    </w:div>
    <w:div w:id="153029988">
      <w:bodyDiv w:val="1"/>
      <w:marLeft w:val="0"/>
      <w:marRight w:val="0"/>
      <w:marTop w:val="0"/>
      <w:marBottom w:val="0"/>
      <w:divBdr>
        <w:top w:val="none" w:sz="0" w:space="0" w:color="auto"/>
        <w:left w:val="none" w:sz="0" w:space="0" w:color="auto"/>
        <w:bottom w:val="none" w:sz="0" w:space="0" w:color="auto"/>
        <w:right w:val="none" w:sz="0" w:space="0" w:color="auto"/>
      </w:divBdr>
    </w:div>
    <w:div w:id="178666260">
      <w:bodyDiv w:val="1"/>
      <w:marLeft w:val="0"/>
      <w:marRight w:val="0"/>
      <w:marTop w:val="0"/>
      <w:marBottom w:val="0"/>
      <w:divBdr>
        <w:top w:val="none" w:sz="0" w:space="0" w:color="auto"/>
        <w:left w:val="none" w:sz="0" w:space="0" w:color="auto"/>
        <w:bottom w:val="none" w:sz="0" w:space="0" w:color="auto"/>
        <w:right w:val="none" w:sz="0" w:space="0" w:color="auto"/>
      </w:divBdr>
    </w:div>
    <w:div w:id="188304382">
      <w:bodyDiv w:val="1"/>
      <w:marLeft w:val="0"/>
      <w:marRight w:val="0"/>
      <w:marTop w:val="0"/>
      <w:marBottom w:val="0"/>
      <w:divBdr>
        <w:top w:val="none" w:sz="0" w:space="0" w:color="auto"/>
        <w:left w:val="none" w:sz="0" w:space="0" w:color="auto"/>
        <w:bottom w:val="none" w:sz="0" w:space="0" w:color="auto"/>
        <w:right w:val="none" w:sz="0" w:space="0" w:color="auto"/>
      </w:divBdr>
    </w:div>
    <w:div w:id="188838427">
      <w:bodyDiv w:val="1"/>
      <w:marLeft w:val="0"/>
      <w:marRight w:val="0"/>
      <w:marTop w:val="0"/>
      <w:marBottom w:val="0"/>
      <w:divBdr>
        <w:top w:val="none" w:sz="0" w:space="0" w:color="auto"/>
        <w:left w:val="none" w:sz="0" w:space="0" w:color="auto"/>
        <w:bottom w:val="none" w:sz="0" w:space="0" w:color="auto"/>
        <w:right w:val="none" w:sz="0" w:space="0" w:color="auto"/>
      </w:divBdr>
    </w:div>
    <w:div w:id="224294403">
      <w:bodyDiv w:val="1"/>
      <w:marLeft w:val="0"/>
      <w:marRight w:val="0"/>
      <w:marTop w:val="0"/>
      <w:marBottom w:val="0"/>
      <w:divBdr>
        <w:top w:val="none" w:sz="0" w:space="0" w:color="auto"/>
        <w:left w:val="none" w:sz="0" w:space="0" w:color="auto"/>
        <w:bottom w:val="none" w:sz="0" w:space="0" w:color="auto"/>
        <w:right w:val="none" w:sz="0" w:space="0" w:color="auto"/>
      </w:divBdr>
    </w:div>
    <w:div w:id="280960047">
      <w:bodyDiv w:val="1"/>
      <w:marLeft w:val="0"/>
      <w:marRight w:val="0"/>
      <w:marTop w:val="0"/>
      <w:marBottom w:val="0"/>
      <w:divBdr>
        <w:top w:val="none" w:sz="0" w:space="0" w:color="auto"/>
        <w:left w:val="none" w:sz="0" w:space="0" w:color="auto"/>
        <w:bottom w:val="none" w:sz="0" w:space="0" w:color="auto"/>
        <w:right w:val="none" w:sz="0" w:space="0" w:color="auto"/>
      </w:divBdr>
    </w:div>
    <w:div w:id="292293865">
      <w:bodyDiv w:val="1"/>
      <w:marLeft w:val="0"/>
      <w:marRight w:val="0"/>
      <w:marTop w:val="0"/>
      <w:marBottom w:val="0"/>
      <w:divBdr>
        <w:top w:val="none" w:sz="0" w:space="0" w:color="auto"/>
        <w:left w:val="none" w:sz="0" w:space="0" w:color="auto"/>
        <w:bottom w:val="none" w:sz="0" w:space="0" w:color="auto"/>
        <w:right w:val="none" w:sz="0" w:space="0" w:color="auto"/>
      </w:divBdr>
    </w:div>
    <w:div w:id="311102351">
      <w:bodyDiv w:val="1"/>
      <w:marLeft w:val="0"/>
      <w:marRight w:val="0"/>
      <w:marTop w:val="0"/>
      <w:marBottom w:val="0"/>
      <w:divBdr>
        <w:top w:val="none" w:sz="0" w:space="0" w:color="auto"/>
        <w:left w:val="none" w:sz="0" w:space="0" w:color="auto"/>
        <w:bottom w:val="none" w:sz="0" w:space="0" w:color="auto"/>
        <w:right w:val="none" w:sz="0" w:space="0" w:color="auto"/>
      </w:divBdr>
    </w:div>
    <w:div w:id="330983983">
      <w:bodyDiv w:val="1"/>
      <w:marLeft w:val="0"/>
      <w:marRight w:val="0"/>
      <w:marTop w:val="0"/>
      <w:marBottom w:val="0"/>
      <w:divBdr>
        <w:top w:val="none" w:sz="0" w:space="0" w:color="auto"/>
        <w:left w:val="none" w:sz="0" w:space="0" w:color="auto"/>
        <w:bottom w:val="none" w:sz="0" w:space="0" w:color="auto"/>
        <w:right w:val="none" w:sz="0" w:space="0" w:color="auto"/>
      </w:divBdr>
    </w:div>
    <w:div w:id="364142309">
      <w:bodyDiv w:val="1"/>
      <w:marLeft w:val="0"/>
      <w:marRight w:val="0"/>
      <w:marTop w:val="0"/>
      <w:marBottom w:val="0"/>
      <w:divBdr>
        <w:top w:val="none" w:sz="0" w:space="0" w:color="auto"/>
        <w:left w:val="none" w:sz="0" w:space="0" w:color="auto"/>
        <w:bottom w:val="none" w:sz="0" w:space="0" w:color="auto"/>
        <w:right w:val="none" w:sz="0" w:space="0" w:color="auto"/>
      </w:divBdr>
    </w:div>
    <w:div w:id="384960074">
      <w:bodyDiv w:val="1"/>
      <w:marLeft w:val="0"/>
      <w:marRight w:val="0"/>
      <w:marTop w:val="0"/>
      <w:marBottom w:val="0"/>
      <w:divBdr>
        <w:top w:val="none" w:sz="0" w:space="0" w:color="auto"/>
        <w:left w:val="none" w:sz="0" w:space="0" w:color="auto"/>
        <w:bottom w:val="none" w:sz="0" w:space="0" w:color="auto"/>
        <w:right w:val="none" w:sz="0" w:space="0" w:color="auto"/>
      </w:divBdr>
    </w:div>
    <w:div w:id="488910633">
      <w:bodyDiv w:val="1"/>
      <w:marLeft w:val="0"/>
      <w:marRight w:val="0"/>
      <w:marTop w:val="0"/>
      <w:marBottom w:val="0"/>
      <w:divBdr>
        <w:top w:val="none" w:sz="0" w:space="0" w:color="auto"/>
        <w:left w:val="none" w:sz="0" w:space="0" w:color="auto"/>
        <w:bottom w:val="none" w:sz="0" w:space="0" w:color="auto"/>
        <w:right w:val="none" w:sz="0" w:space="0" w:color="auto"/>
      </w:divBdr>
    </w:div>
    <w:div w:id="535316861">
      <w:bodyDiv w:val="1"/>
      <w:marLeft w:val="0"/>
      <w:marRight w:val="0"/>
      <w:marTop w:val="0"/>
      <w:marBottom w:val="0"/>
      <w:divBdr>
        <w:top w:val="none" w:sz="0" w:space="0" w:color="auto"/>
        <w:left w:val="none" w:sz="0" w:space="0" w:color="auto"/>
        <w:bottom w:val="none" w:sz="0" w:space="0" w:color="auto"/>
        <w:right w:val="none" w:sz="0" w:space="0" w:color="auto"/>
      </w:divBdr>
    </w:div>
    <w:div w:id="556207015">
      <w:bodyDiv w:val="1"/>
      <w:marLeft w:val="0"/>
      <w:marRight w:val="0"/>
      <w:marTop w:val="0"/>
      <w:marBottom w:val="0"/>
      <w:divBdr>
        <w:top w:val="none" w:sz="0" w:space="0" w:color="auto"/>
        <w:left w:val="none" w:sz="0" w:space="0" w:color="auto"/>
        <w:bottom w:val="none" w:sz="0" w:space="0" w:color="auto"/>
        <w:right w:val="none" w:sz="0" w:space="0" w:color="auto"/>
      </w:divBdr>
    </w:div>
    <w:div w:id="589824135">
      <w:bodyDiv w:val="1"/>
      <w:marLeft w:val="0"/>
      <w:marRight w:val="0"/>
      <w:marTop w:val="0"/>
      <w:marBottom w:val="0"/>
      <w:divBdr>
        <w:top w:val="none" w:sz="0" w:space="0" w:color="auto"/>
        <w:left w:val="none" w:sz="0" w:space="0" w:color="auto"/>
        <w:bottom w:val="none" w:sz="0" w:space="0" w:color="auto"/>
        <w:right w:val="none" w:sz="0" w:space="0" w:color="auto"/>
      </w:divBdr>
    </w:div>
    <w:div w:id="593902100">
      <w:bodyDiv w:val="1"/>
      <w:marLeft w:val="0"/>
      <w:marRight w:val="0"/>
      <w:marTop w:val="0"/>
      <w:marBottom w:val="0"/>
      <w:divBdr>
        <w:top w:val="none" w:sz="0" w:space="0" w:color="auto"/>
        <w:left w:val="none" w:sz="0" w:space="0" w:color="auto"/>
        <w:bottom w:val="none" w:sz="0" w:space="0" w:color="auto"/>
        <w:right w:val="none" w:sz="0" w:space="0" w:color="auto"/>
      </w:divBdr>
    </w:div>
    <w:div w:id="627394559">
      <w:bodyDiv w:val="1"/>
      <w:marLeft w:val="0"/>
      <w:marRight w:val="0"/>
      <w:marTop w:val="0"/>
      <w:marBottom w:val="0"/>
      <w:divBdr>
        <w:top w:val="none" w:sz="0" w:space="0" w:color="auto"/>
        <w:left w:val="none" w:sz="0" w:space="0" w:color="auto"/>
        <w:bottom w:val="none" w:sz="0" w:space="0" w:color="auto"/>
        <w:right w:val="none" w:sz="0" w:space="0" w:color="auto"/>
      </w:divBdr>
    </w:div>
    <w:div w:id="648170006">
      <w:bodyDiv w:val="1"/>
      <w:marLeft w:val="0"/>
      <w:marRight w:val="0"/>
      <w:marTop w:val="0"/>
      <w:marBottom w:val="0"/>
      <w:divBdr>
        <w:top w:val="none" w:sz="0" w:space="0" w:color="auto"/>
        <w:left w:val="none" w:sz="0" w:space="0" w:color="auto"/>
        <w:bottom w:val="none" w:sz="0" w:space="0" w:color="auto"/>
        <w:right w:val="none" w:sz="0" w:space="0" w:color="auto"/>
      </w:divBdr>
    </w:div>
    <w:div w:id="655306611">
      <w:bodyDiv w:val="1"/>
      <w:marLeft w:val="0"/>
      <w:marRight w:val="0"/>
      <w:marTop w:val="0"/>
      <w:marBottom w:val="0"/>
      <w:divBdr>
        <w:top w:val="none" w:sz="0" w:space="0" w:color="auto"/>
        <w:left w:val="none" w:sz="0" w:space="0" w:color="auto"/>
        <w:bottom w:val="none" w:sz="0" w:space="0" w:color="auto"/>
        <w:right w:val="none" w:sz="0" w:space="0" w:color="auto"/>
      </w:divBdr>
    </w:div>
    <w:div w:id="661813060">
      <w:bodyDiv w:val="1"/>
      <w:marLeft w:val="0"/>
      <w:marRight w:val="0"/>
      <w:marTop w:val="0"/>
      <w:marBottom w:val="0"/>
      <w:divBdr>
        <w:top w:val="none" w:sz="0" w:space="0" w:color="auto"/>
        <w:left w:val="none" w:sz="0" w:space="0" w:color="auto"/>
        <w:bottom w:val="none" w:sz="0" w:space="0" w:color="auto"/>
        <w:right w:val="none" w:sz="0" w:space="0" w:color="auto"/>
      </w:divBdr>
    </w:div>
    <w:div w:id="813988328">
      <w:bodyDiv w:val="1"/>
      <w:marLeft w:val="0"/>
      <w:marRight w:val="0"/>
      <w:marTop w:val="0"/>
      <w:marBottom w:val="0"/>
      <w:divBdr>
        <w:top w:val="none" w:sz="0" w:space="0" w:color="auto"/>
        <w:left w:val="none" w:sz="0" w:space="0" w:color="auto"/>
        <w:bottom w:val="none" w:sz="0" w:space="0" w:color="auto"/>
        <w:right w:val="none" w:sz="0" w:space="0" w:color="auto"/>
      </w:divBdr>
    </w:div>
    <w:div w:id="818300881">
      <w:bodyDiv w:val="1"/>
      <w:marLeft w:val="0"/>
      <w:marRight w:val="0"/>
      <w:marTop w:val="0"/>
      <w:marBottom w:val="0"/>
      <w:divBdr>
        <w:top w:val="none" w:sz="0" w:space="0" w:color="auto"/>
        <w:left w:val="none" w:sz="0" w:space="0" w:color="auto"/>
        <w:bottom w:val="none" w:sz="0" w:space="0" w:color="auto"/>
        <w:right w:val="none" w:sz="0" w:space="0" w:color="auto"/>
      </w:divBdr>
    </w:div>
    <w:div w:id="820655894">
      <w:bodyDiv w:val="1"/>
      <w:marLeft w:val="0"/>
      <w:marRight w:val="0"/>
      <w:marTop w:val="0"/>
      <w:marBottom w:val="0"/>
      <w:divBdr>
        <w:top w:val="none" w:sz="0" w:space="0" w:color="auto"/>
        <w:left w:val="none" w:sz="0" w:space="0" w:color="auto"/>
        <w:bottom w:val="none" w:sz="0" w:space="0" w:color="auto"/>
        <w:right w:val="none" w:sz="0" w:space="0" w:color="auto"/>
      </w:divBdr>
    </w:div>
    <w:div w:id="853686217">
      <w:bodyDiv w:val="1"/>
      <w:marLeft w:val="0"/>
      <w:marRight w:val="0"/>
      <w:marTop w:val="0"/>
      <w:marBottom w:val="0"/>
      <w:divBdr>
        <w:top w:val="none" w:sz="0" w:space="0" w:color="auto"/>
        <w:left w:val="none" w:sz="0" w:space="0" w:color="auto"/>
        <w:bottom w:val="none" w:sz="0" w:space="0" w:color="auto"/>
        <w:right w:val="none" w:sz="0" w:space="0" w:color="auto"/>
      </w:divBdr>
    </w:div>
    <w:div w:id="917322254">
      <w:bodyDiv w:val="1"/>
      <w:marLeft w:val="0"/>
      <w:marRight w:val="0"/>
      <w:marTop w:val="0"/>
      <w:marBottom w:val="0"/>
      <w:divBdr>
        <w:top w:val="none" w:sz="0" w:space="0" w:color="auto"/>
        <w:left w:val="none" w:sz="0" w:space="0" w:color="auto"/>
        <w:bottom w:val="none" w:sz="0" w:space="0" w:color="auto"/>
        <w:right w:val="none" w:sz="0" w:space="0" w:color="auto"/>
      </w:divBdr>
    </w:div>
    <w:div w:id="944188236">
      <w:bodyDiv w:val="1"/>
      <w:marLeft w:val="0"/>
      <w:marRight w:val="0"/>
      <w:marTop w:val="0"/>
      <w:marBottom w:val="0"/>
      <w:divBdr>
        <w:top w:val="none" w:sz="0" w:space="0" w:color="auto"/>
        <w:left w:val="none" w:sz="0" w:space="0" w:color="auto"/>
        <w:bottom w:val="none" w:sz="0" w:space="0" w:color="auto"/>
        <w:right w:val="none" w:sz="0" w:space="0" w:color="auto"/>
      </w:divBdr>
    </w:div>
    <w:div w:id="996881854">
      <w:bodyDiv w:val="1"/>
      <w:marLeft w:val="0"/>
      <w:marRight w:val="0"/>
      <w:marTop w:val="0"/>
      <w:marBottom w:val="0"/>
      <w:divBdr>
        <w:top w:val="none" w:sz="0" w:space="0" w:color="auto"/>
        <w:left w:val="none" w:sz="0" w:space="0" w:color="auto"/>
        <w:bottom w:val="none" w:sz="0" w:space="0" w:color="auto"/>
        <w:right w:val="none" w:sz="0" w:space="0" w:color="auto"/>
      </w:divBdr>
    </w:div>
    <w:div w:id="1025600817">
      <w:bodyDiv w:val="1"/>
      <w:marLeft w:val="0"/>
      <w:marRight w:val="0"/>
      <w:marTop w:val="0"/>
      <w:marBottom w:val="0"/>
      <w:divBdr>
        <w:top w:val="none" w:sz="0" w:space="0" w:color="auto"/>
        <w:left w:val="none" w:sz="0" w:space="0" w:color="auto"/>
        <w:bottom w:val="none" w:sz="0" w:space="0" w:color="auto"/>
        <w:right w:val="none" w:sz="0" w:space="0" w:color="auto"/>
      </w:divBdr>
    </w:div>
    <w:div w:id="1065450016">
      <w:bodyDiv w:val="1"/>
      <w:marLeft w:val="0"/>
      <w:marRight w:val="0"/>
      <w:marTop w:val="0"/>
      <w:marBottom w:val="0"/>
      <w:divBdr>
        <w:top w:val="none" w:sz="0" w:space="0" w:color="auto"/>
        <w:left w:val="none" w:sz="0" w:space="0" w:color="auto"/>
        <w:bottom w:val="none" w:sz="0" w:space="0" w:color="auto"/>
        <w:right w:val="none" w:sz="0" w:space="0" w:color="auto"/>
      </w:divBdr>
    </w:div>
    <w:div w:id="1165166588">
      <w:bodyDiv w:val="1"/>
      <w:marLeft w:val="0"/>
      <w:marRight w:val="0"/>
      <w:marTop w:val="0"/>
      <w:marBottom w:val="0"/>
      <w:divBdr>
        <w:top w:val="none" w:sz="0" w:space="0" w:color="auto"/>
        <w:left w:val="none" w:sz="0" w:space="0" w:color="auto"/>
        <w:bottom w:val="none" w:sz="0" w:space="0" w:color="auto"/>
        <w:right w:val="none" w:sz="0" w:space="0" w:color="auto"/>
      </w:divBdr>
    </w:div>
    <w:div w:id="1208444369">
      <w:bodyDiv w:val="1"/>
      <w:marLeft w:val="0"/>
      <w:marRight w:val="0"/>
      <w:marTop w:val="0"/>
      <w:marBottom w:val="0"/>
      <w:divBdr>
        <w:top w:val="none" w:sz="0" w:space="0" w:color="auto"/>
        <w:left w:val="none" w:sz="0" w:space="0" w:color="auto"/>
        <w:bottom w:val="none" w:sz="0" w:space="0" w:color="auto"/>
        <w:right w:val="none" w:sz="0" w:space="0" w:color="auto"/>
      </w:divBdr>
    </w:div>
    <w:div w:id="1263345020">
      <w:bodyDiv w:val="1"/>
      <w:marLeft w:val="0"/>
      <w:marRight w:val="0"/>
      <w:marTop w:val="0"/>
      <w:marBottom w:val="0"/>
      <w:divBdr>
        <w:top w:val="none" w:sz="0" w:space="0" w:color="auto"/>
        <w:left w:val="none" w:sz="0" w:space="0" w:color="auto"/>
        <w:bottom w:val="none" w:sz="0" w:space="0" w:color="auto"/>
        <w:right w:val="none" w:sz="0" w:space="0" w:color="auto"/>
      </w:divBdr>
    </w:div>
    <w:div w:id="1264999150">
      <w:bodyDiv w:val="1"/>
      <w:marLeft w:val="0"/>
      <w:marRight w:val="0"/>
      <w:marTop w:val="0"/>
      <w:marBottom w:val="0"/>
      <w:divBdr>
        <w:top w:val="none" w:sz="0" w:space="0" w:color="auto"/>
        <w:left w:val="none" w:sz="0" w:space="0" w:color="auto"/>
        <w:bottom w:val="none" w:sz="0" w:space="0" w:color="auto"/>
        <w:right w:val="none" w:sz="0" w:space="0" w:color="auto"/>
      </w:divBdr>
    </w:div>
    <w:div w:id="1350792970">
      <w:bodyDiv w:val="1"/>
      <w:marLeft w:val="0"/>
      <w:marRight w:val="0"/>
      <w:marTop w:val="0"/>
      <w:marBottom w:val="0"/>
      <w:divBdr>
        <w:top w:val="none" w:sz="0" w:space="0" w:color="auto"/>
        <w:left w:val="none" w:sz="0" w:space="0" w:color="auto"/>
        <w:bottom w:val="none" w:sz="0" w:space="0" w:color="auto"/>
        <w:right w:val="none" w:sz="0" w:space="0" w:color="auto"/>
      </w:divBdr>
    </w:div>
    <w:div w:id="1373112790">
      <w:bodyDiv w:val="1"/>
      <w:marLeft w:val="0"/>
      <w:marRight w:val="0"/>
      <w:marTop w:val="0"/>
      <w:marBottom w:val="0"/>
      <w:divBdr>
        <w:top w:val="none" w:sz="0" w:space="0" w:color="auto"/>
        <w:left w:val="none" w:sz="0" w:space="0" w:color="auto"/>
        <w:bottom w:val="none" w:sz="0" w:space="0" w:color="auto"/>
        <w:right w:val="none" w:sz="0" w:space="0" w:color="auto"/>
      </w:divBdr>
    </w:div>
    <w:div w:id="1475635535">
      <w:bodyDiv w:val="1"/>
      <w:marLeft w:val="0"/>
      <w:marRight w:val="0"/>
      <w:marTop w:val="0"/>
      <w:marBottom w:val="0"/>
      <w:divBdr>
        <w:top w:val="none" w:sz="0" w:space="0" w:color="auto"/>
        <w:left w:val="none" w:sz="0" w:space="0" w:color="auto"/>
        <w:bottom w:val="none" w:sz="0" w:space="0" w:color="auto"/>
        <w:right w:val="none" w:sz="0" w:space="0" w:color="auto"/>
      </w:divBdr>
    </w:div>
    <w:div w:id="1484128358">
      <w:bodyDiv w:val="1"/>
      <w:marLeft w:val="0"/>
      <w:marRight w:val="0"/>
      <w:marTop w:val="0"/>
      <w:marBottom w:val="0"/>
      <w:divBdr>
        <w:top w:val="none" w:sz="0" w:space="0" w:color="auto"/>
        <w:left w:val="none" w:sz="0" w:space="0" w:color="auto"/>
        <w:bottom w:val="none" w:sz="0" w:space="0" w:color="auto"/>
        <w:right w:val="none" w:sz="0" w:space="0" w:color="auto"/>
      </w:divBdr>
    </w:div>
    <w:div w:id="1560483783">
      <w:bodyDiv w:val="1"/>
      <w:marLeft w:val="0"/>
      <w:marRight w:val="0"/>
      <w:marTop w:val="0"/>
      <w:marBottom w:val="0"/>
      <w:divBdr>
        <w:top w:val="none" w:sz="0" w:space="0" w:color="auto"/>
        <w:left w:val="none" w:sz="0" w:space="0" w:color="auto"/>
        <w:bottom w:val="none" w:sz="0" w:space="0" w:color="auto"/>
        <w:right w:val="none" w:sz="0" w:space="0" w:color="auto"/>
      </w:divBdr>
    </w:div>
    <w:div w:id="1565335835">
      <w:bodyDiv w:val="1"/>
      <w:marLeft w:val="0"/>
      <w:marRight w:val="0"/>
      <w:marTop w:val="0"/>
      <w:marBottom w:val="0"/>
      <w:divBdr>
        <w:top w:val="none" w:sz="0" w:space="0" w:color="auto"/>
        <w:left w:val="none" w:sz="0" w:space="0" w:color="auto"/>
        <w:bottom w:val="none" w:sz="0" w:space="0" w:color="auto"/>
        <w:right w:val="none" w:sz="0" w:space="0" w:color="auto"/>
      </w:divBdr>
    </w:div>
    <w:div w:id="1570459640">
      <w:bodyDiv w:val="1"/>
      <w:marLeft w:val="0"/>
      <w:marRight w:val="0"/>
      <w:marTop w:val="0"/>
      <w:marBottom w:val="0"/>
      <w:divBdr>
        <w:top w:val="none" w:sz="0" w:space="0" w:color="auto"/>
        <w:left w:val="none" w:sz="0" w:space="0" w:color="auto"/>
        <w:bottom w:val="none" w:sz="0" w:space="0" w:color="auto"/>
        <w:right w:val="none" w:sz="0" w:space="0" w:color="auto"/>
      </w:divBdr>
    </w:div>
    <w:div w:id="1653867325">
      <w:bodyDiv w:val="1"/>
      <w:marLeft w:val="0"/>
      <w:marRight w:val="0"/>
      <w:marTop w:val="0"/>
      <w:marBottom w:val="0"/>
      <w:divBdr>
        <w:top w:val="none" w:sz="0" w:space="0" w:color="auto"/>
        <w:left w:val="none" w:sz="0" w:space="0" w:color="auto"/>
        <w:bottom w:val="none" w:sz="0" w:space="0" w:color="auto"/>
        <w:right w:val="none" w:sz="0" w:space="0" w:color="auto"/>
      </w:divBdr>
    </w:div>
    <w:div w:id="1659577043">
      <w:bodyDiv w:val="1"/>
      <w:marLeft w:val="0"/>
      <w:marRight w:val="0"/>
      <w:marTop w:val="0"/>
      <w:marBottom w:val="0"/>
      <w:divBdr>
        <w:top w:val="none" w:sz="0" w:space="0" w:color="auto"/>
        <w:left w:val="none" w:sz="0" w:space="0" w:color="auto"/>
        <w:bottom w:val="none" w:sz="0" w:space="0" w:color="auto"/>
        <w:right w:val="none" w:sz="0" w:space="0" w:color="auto"/>
      </w:divBdr>
    </w:div>
    <w:div w:id="1718311507">
      <w:bodyDiv w:val="1"/>
      <w:marLeft w:val="0"/>
      <w:marRight w:val="0"/>
      <w:marTop w:val="0"/>
      <w:marBottom w:val="0"/>
      <w:divBdr>
        <w:top w:val="none" w:sz="0" w:space="0" w:color="auto"/>
        <w:left w:val="none" w:sz="0" w:space="0" w:color="auto"/>
        <w:bottom w:val="none" w:sz="0" w:space="0" w:color="auto"/>
        <w:right w:val="none" w:sz="0" w:space="0" w:color="auto"/>
      </w:divBdr>
    </w:div>
    <w:div w:id="1721397548">
      <w:bodyDiv w:val="1"/>
      <w:marLeft w:val="0"/>
      <w:marRight w:val="0"/>
      <w:marTop w:val="0"/>
      <w:marBottom w:val="0"/>
      <w:divBdr>
        <w:top w:val="none" w:sz="0" w:space="0" w:color="auto"/>
        <w:left w:val="none" w:sz="0" w:space="0" w:color="auto"/>
        <w:bottom w:val="none" w:sz="0" w:space="0" w:color="auto"/>
        <w:right w:val="none" w:sz="0" w:space="0" w:color="auto"/>
      </w:divBdr>
    </w:div>
    <w:div w:id="1827743563">
      <w:bodyDiv w:val="1"/>
      <w:marLeft w:val="0"/>
      <w:marRight w:val="0"/>
      <w:marTop w:val="0"/>
      <w:marBottom w:val="0"/>
      <w:divBdr>
        <w:top w:val="none" w:sz="0" w:space="0" w:color="auto"/>
        <w:left w:val="none" w:sz="0" w:space="0" w:color="auto"/>
        <w:bottom w:val="none" w:sz="0" w:space="0" w:color="auto"/>
        <w:right w:val="none" w:sz="0" w:space="0" w:color="auto"/>
      </w:divBdr>
    </w:div>
    <w:div w:id="1868837185">
      <w:bodyDiv w:val="1"/>
      <w:marLeft w:val="0"/>
      <w:marRight w:val="0"/>
      <w:marTop w:val="0"/>
      <w:marBottom w:val="0"/>
      <w:divBdr>
        <w:top w:val="none" w:sz="0" w:space="0" w:color="auto"/>
        <w:left w:val="none" w:sz="0" w:space="0" w:color="auto"/>
        <w:bottom w:val="none" w:sz="0" w:space="0" w:color="auto"/>
        <w:right w:val="none" w:sz="0" w:space="0" w:color="auto"/>
      </w:divBdr>
    </w:div>
    <w:div w:id="1927378231">
      <w:bodyDiv w:val="1"/>
      <w:marLeft w:val="0"/>
      <w:marRight w:val="0"/>
      <w:marTop w:val="0"/>
      <w:marBottom w:val="0"/>
      <w:divBdr>
        <w:top w:val="none" w:sz="0" w:space="0" w:color="auto"/>
        <w:left w:val="none" w:sz="0" w:space="0" w:color="auto"/>
        <w:bottom w:val="none" w:sz="0" w:space="0" w:color="auto"/>
        <w:right w:val="none" w:sz="0" w:space="0" w:color="auto"/>
      </w:divBdr>
    </w:div>
    <w:div w:id="1935898290">
      <w:bodyDiv w:val="1"/>
      <w:marLeft w:val="0"/>
      <w:marRight w:val="0"/>
      <w:marTop w:val="0"/>
      <w:marBottom w:val="0"/>
      <w:divBdr>
        <w:top w:val="none" w:sz="0" w:space="0" w:color="auto"/>
        <w:left w:val="none" w:sz="0" w:space="0" w:color="auto"/>
        <w:bottom w:val="none" w:sz="0" w:space="0" w:color="auto"/>
        <w:right w:val="none" w:sz="0" w:space="0" w:color="auto"/>
      </w:divBdr>
    </w:div>
    <w:div w:id="1977295254">
      <w:bodyDiv w:val="1"/>
      <w:marLeft w:val="0"/>
      <w:marRight w:val="0"/>
      <w:marTop w:val="0"/>
      <w:marBottom w:val="0"/>
      <w:divBdr>
        <w:top w:val="none" w:sz="0" w:space="0" w:color="auto"/>
        <w:left w:val="none" w:sz="0" w:space="0" w:color="auto"/>
        <w:bottom w:val="none" w:sz="0" w:space="0" w:color="auto"/>
        <w:right w:val="none" w:sz="0" w:space="0" w:color="auto"/>
      </w:divBdr>
    </w:div>
    <w:div w:id="1986079754">
      <w:bodyDiv w:val="1"/>
      <w:marLeft w:val="0"/>
      <w:marRight w:val="0"/>
      <w:marTop w:val="0"/>
      <w:marBottom w:val="0"/>
      <w:divBdr>
        <w:top w:val="none" w:sz="0" w:space="0" w:color="auto"/>
        <w:left w:val="none" w:sz="0" w:space="0" w:color="auto"/>
        <w:bottom w:val="none" w:sz="0" w:space="0" w:color="auto"/>
        <w:right w:val="none" w:sz="0" w:space="0" w:color="auto"/>
      </w:divBdr>
    </w:div>
    <w:div w:id="2024277870">
      <w:bodyDiv w:val="1"/>
      <w:marLeft w:val="0"/>
      <w:marRight w:val="0"/>
      <w:marTop w:val="0"/>
      <w:marBottom w:val="0"/>
      <w:divBdr>
        <w:top w:val="none" w:sz="0" w:space="0" w:color="auto"/>
        <w:left w:val="none" w:sz="0" w:space="0" w:color="auto"/>
        <w:bottom w:val="none" w:sz="0" w:space="0" w:color="auto"/>
        <w:right w:val="none" w:sz="0" w:space="0" w:color="auto"/>
      </w:divBdr>
    </w:div>
    <w:div w:id="2108966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2.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AFFE67B-EE9B-4332-902F-38ECF687ED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3486</TotalTime>
  <Pages>32</Pages>
  <Words>4224</Words>
  <Characters>24077</Characters>
  <Application>Microsoft Office Word</Application>
  <DocSecurity>0</DocSecurity>
  <Lines>200</Lines>
  <Paragraphs>56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28245</CharactersWithSpaces>
  <SharedDoc>false</SharedDoc>
  <HLinks>
    <vt:vector size="924" baseType="variant">
      <vt:variant>
        <vt:i4>1769535</vt:i4>
      </vt:variant>
      <vt:variant>
        <vt:i4>926</vt:i4>
      </vt:variant>
      <vt:variant>
        <vt:i4>0</vt:i4>
      </vt:variant>
      <vt:variant>
        <vt:i4>5</vt:i4>
      </vt:variant>
      <vt:variant>
        <vt:lpwstr/>
      </vt:variant>
      <vt:variant>
        <vt:lpwstr>_Toc202386794</vt:lpwstr>
      </vt:variant>
      <vt:variant>
        <vt:i4>1769535</vt:i4>
      </vt:variant>
      <vt:variant>
        <vt:i4>920</vt:i4>
      </vt:variant>
      <vt:variant>
        <vt:i4>0</vt:i4>
      </vt:variant>
      <vt:variant>
        <vt:i4>5</vt:i4>
      </vt:variant>
      <vt:variant>
        <vt:lpwstr/>
      </vt:variant>
      <vt:variant>
        <vt:lpwstr>_Toc202386793</vt:lpwstr>
      </vt:variant>
      <vt:variant>
        <vt:i4>1769535</vt:i4>
      </vt:variant>
      <vt:variant>
        <vt:i4>914</vt:i4>
      </vt:variant>
      <vt:variant>
        <vt:i4>0</vt:i4>
      </vt:variant>
      <vt:variant>
        <vt:i4>5</vt:i4>
      </vt:variant>
      <vt:variant>
        <vt:lpwstr/>
      </vt:variant>
      <vt:variant>
        <vt:lpwstr>_Toc202386792</vt:lpwstr>
      </vt:variant>
      <vt:variant>
        <vt:i4>1769535</vt:i4>
      </vt:variant>
      <vt:variant>
        <vt:i4>908</vt:i4>
      </vt:variant>
      <vt:variant>
        <vt:i4>0</vt:i4>
      </vt:variant>
      <vt:variant>
        <vt:i4>5</vt:i4>
      </vt:variant>
      <vt:variant>
        <vt:lpwstr/>
      </vt:variant>
      <vt:variant>
        <vt:lpwstr>_Toc202386791</vt:lpwstr>
      </vt:variant>
      <vt:variant>
        <vt:i4>1769535</vt:i4>
      </vt:variant>
      <vt:variant>
        <vt:i4>902</vt:i4>
      </vt:variant>
      <vt:variant>
        <vt:i4>0</vt:i4>
      </vt:variant>
      <vt:variant>
        <vt:i4>5</vt:i4>
      </vt:variant>
      <vt:variant>
        <vt:lpwstr/>
      </vt:variant>
      <vt:variant>
        <vt:lpwstr>_Toc202386790</vt:lpwstr>
      </vt:variant>
      <vt:variant>
        <vt:i4>1703999</vt:i4>
      </vt:variant>
      <vt:variant>
        <vt:i4>896</vt:i4>
      </vt:variant>
      <vt:variant>
        <vt:i4>0</vt:i4>
      </vt:variant>
      <vt:variant>
        <vt:i4>5</vt:i4>
      </vt:variant>
      <vt:variant>
        <vt:lpwstr/>
      </vt:variant>
      <vt:variant>
        <vt:lpwstr>_Toc202386789</vt:lpwstr>
      </vt:variant>
      <vt:variant>
        <vt:i4>1703999</vt:i4>
      </vt:variant>
      <vt:variant>
        <vt:i4>890</vt:i4>
      </vt:variant>
      <vt:variant>
        <vt:i4>0</vt:i4>
      </vt:variant>
      <vt:variant>
        <vt:i4>5</vt:i4>
      </vt:variant>
      <vt:variant>
        <vt:lpwstr/>
      </vt:variant>
      <vt:variant>
        <vt:lpwstr>_Toc202386788</vt:lpwstr>
      </vt:variant>
      <vt:variant>
        <vt:i4>1703999</vt:i4>
      </vt:variant>
      <vt:variant>
        <vt:i4>884</vt:i4>
      </vt:variant>
      <vt:variant>
        <vt:i4>0</vt:i4>
      </vt:variant>
      <vt:variant>
        <vt:i4>5</vt:i4>
      </vt:variant>
      <vt:variant>
        <vt:lpwstr/>
      </vt:variant>
      <vt:variant>
        <vt:lpwstr>_Toc202386787</vt:lpwstr>
      </vt:variant>
      <vt:variant>
        <vt:i4>1703999</vt:i4>
      </vt:variant>
      <vt:variant>
        <vt:i4>878</vt:i4>
      </vt:variant>
      <vt:variant>
        <vt:i4>0</vt:i4>
      </vt:variant>
      <vt:variant>
        <vt:i4>5</vt:i4>
      </vt:variant>
      <vt:variant>
        <vt:lpwstr/>
      </vt:variant>
      <vt:variant>
        <vt:lpwstr>_Toc202386786</vt:lpwstr>
      </vt:variant>
      <vt:variant>
        <vt:i4>1703999</vt:i4>
      </vt:variant>
      <vt:variant>
        <vt:i4>872</vt:i4>
      </vt:variant>
      <vt:variant>
        <vt:i4>0</vt:i4>
      </vt:variant>
      <vt:variant>
        <vt:i4>5</vt:i4>
      </vt:variant>
      <vt:variant>
        <vt:lpwstr/>
      </vt:variant>
      <vt:variant>
        <vt:lpwstr>_Toc202386785</vt:lpwstr>
      </vt:variant>
      <vt:variant>
        <vt:i4>1703999</vt:i4>
      </vt:variant>
      <vt:variant>
        <vt:i4>866</vt:i4>
      </vt:variant>
      <vt:variant>
        <vt:i4>0</vt:i4>
      </vt:variant>
      <vt:variant>
        <vt:i4>5</vt:i4>
      </vt:variant>
      <vt:variant>
        <vt:lpwstr/>
      </vt:variant>
      <vt:variant>
        <vt:lpwstr>_Toc202386784</vt:lpwstr>
      </vt:variant>
      <vt:variant>
        <vt:i4>1703999</vt:i4>
      </vt:variant>
      <vt:variant>
        <vt:i4>860</vt:i4>
      </vt:variant>
      <vt:variant>
        <vt:i4>0</vt:i4>
      </vt:variant>
      <vt:variant>
        <vt:i4>5</vt:i4>
      </vt:variant>
      <vt:variant>
        <vt:lpwstr/>
      </vt:variant>
      <vt:variant>
        <vt:lpwstr>_Toc202386783</vt:lpwstr>
      </vt:variant>
      <vt:variant>
        <vt:i4>1703999</vt:i4>
      </vt:variant>
      <vt:variant>
        <vt:i4>854</vt:i4>
      </vt:variant>
      <vt:variant>
        <vt:i4>0</vt:i4>
      </vt:variant>
      <vt:variant>
        <vt:i4>5</vt:i4>
      </vt:variant>
      <vt:variant>
        <vt:lpwstr/>
      </vt:variant>
      <vt:variant>
        <vt:lpwstr>_Toc202386782</vt:lpwstr>
      </vt:variant>
      <vt:variant>
        <vt:i4>1703999</vt:i4>
      </vt:variant>
      <vt:variant>
        <vt:i4>848</vt:i4>
      </vt:variant>
      <vt:variant>
        <vt:i4>0</vt:i4>
      </vt:variant>
      <vt:variant>
        <vt:i4>5</vt:i4>
      </vt:variant>
      <vt:variant>
        <vt:lpwstr/>
      </vt:variant>
      <vt:variant>
        <vt:lpwstr>_Toc202386781</vt:lpwstr>
      </vt:variant>
      <vt:variant>
        <vt:i4>1703999</vt:i4>
      </vt:variant>
      <vt:variant>
        <vt:i4>842</vt:i4>
      </vt:variant>
      <vt:variant>
        <vt:i4>0</vt:i4>
      </vt:variant>
      <vt:variant>
        <vt:i4>5</vt:i4>
      </vt:variant>
      <vt:variant>
        <vt:lpwstr/>
      </vt:variant>
      <vt:variant>
        <vt:lpwstr>_Toc202386780</vt:lpwstr>
      </vt:variant>
      <vt:variant>
        <vt:i4>1376319</vt:i4>
      </vt:variant>
      <vt:variant>
        <vt:i4>836</vt:i4>
      </vt:variant>
      <vt:variant>
        <vt:i4>0</vt:i4>
      </vt:variant>
      <vt:variant>
        <vt:i4>5</vt:i4>
      </vt:variant>
      <vt:variant>
        <vt:lpwstr/>
      </vt:variant>
      <vt:variant>
        <vt:lpwstr>_Toc202386779</vt:lpwstr>
      </vt:variant>
      <vt:variant>
        <vt:i4>1376319</vt:i4>
      </vt:variant>
      <vt:variant>
        <vt:i4>830</vt:i4>
      </vt:variant>
      <vt:variant>
        <vt:i4>0</vt:i4>
      </vt:variant>
      <vt:variant>
        <vt:i4>5</vt:i4>
      </vt:variant>
      <vt:variant>
        <vt:lpwstr/>
      </vt:variant>
      <vt:variant>
        <vt:lpwstr>_Toc202386778</vt:lpwstr>
      </vt:variant>
      <vt:variant>
        <vt:i4>1376319</vt:i4>
      </vt:variant>
      <vt:variant>
        <vt:i4>824</vt:i4>
      </vt:variant>
      <vt:variant>
        <vt:i4>0</vt:i4>
      </vt:variant>
      <vt:variant>
        <vt:i4>5</vt:i4>
      </vt:variant>
      <vt:variant>
        <vt:lpwstr/>
      </vt:variant>
      <vt:variant>
        <vt:lpwstr>_Toc202386777</vt:lpwstr>
      </vt:variant>
      <vt:variant>
        <vt:i4>1507391</vt:i4>
      </vt:variant>
      <vt:variant>
        <vt:i4>815</vt:i4>
      </vt:variant>
      <vt:variant>
        <vt:i4>0</vt:i4>
      </vt:variant>
      <vt:variant>
        <vt:i4>5</vt:i4>
      </vt:variant>
      <vt:variant>
        <vt:lpwstr/>
      </vt:variant>
      <vt:variant>
        <vt:lpwstr>_Toc202385768</vt:lpwstr>
      </vt:variant>
      <vt:variant>
        <vt:i4>1507391</vt:i4>
      </vt:variant>
      <vt:variant>
        <vt:i4>809</vt:i4>
      </vt:variant>
      <vt:variant>
        <vt:i4>0</vt:i4>
      </vt:variant>
      <vt:variant>
        <vt:i4>5</vt:i4>
      </vt:variant>
      <vt:variant>
        <vt:lpwstr/>
      </vt:variant>
      <vt:variant>
        <vt:lpwstr>_Toc202385767</vt:lpwstr>
      </vt:variant>
      <vt:variant>
        <vt:i4>1507391</vt:i4>
      </vt:variant>
      <vt:variant>
        <vt:i4>803</vt:i4>
      </vt:variant>
      <vt:variant>
        <vt:i4>0</vt:i4>
      </vt:variant>
      <vt:variant>
        <vt:i4>5</vt:i4>
      </vt:variant>
      <vt:variant>
        <vt:lpwstr/>
      </vt:variant>
      <vt:variant>
        <vt:lpwstr>_Toc202385766</vt:lpwstr>
      </vt:variant>
      <vt:variant>
        <vt:i4>1507391</vt:i4>
      </vt:variant>
      <vt:variant>
        <vt:i4>797</vt:i4>
      </vt:variant>
      <vt:variant>
        <vt:i4>0</vt:i4>
      </vt:variant>
      <vt:variant>
        <vt:i4>5</vt:i4>
      </vt:variant>
      <vt:variant>
        <vt:lpwstr/>
      </vt:variant>
      <vt:variant>
        <vt:lpwstr>_Toc202385765</vt:lpwstr>
      </vt:variant>
      <vt:variant>
        <vt:i4>1507391</vt:i4>
      </vt:variant>
      <vt:variant>
        <vt:i4>791</vt:i4>
      </vt:variant>
      <vt:variant>
        <vt:i4>0</vt:i4>
      </vt:variant>
      <vt:variant>
        <vt:i4>5</vt:i4>
      </vt:variant>
      <vt:variant>
        <vt:lpwstr/>
      </vt:variant>
      <vt:variant>
        <vt:lpwstr>_Toc202385764</vt:lpwstr>
      </vt:variant>
      <vt:variant>
        <vt:i4>1507391</vt:i4>
      </vt:variant>
      <vt:variant>
        <vt:i4>785</vt:i4>
      </vt:variant>
      <vt:variant>
        <vt:i4>0</vt:i4>
      </vt:variant>
      <vt:variant>
        <vt:i4>5</vt:i4>
      </vt:variant>
      <vt:variant>
        <vt:lpwstr/>
      </vt:variant>
      <vt:variant>
        <vt:lpwstr>_Toc202385763</vt:lpwstr>
      </vt:variant>
      <vt:variant>
        <vt:i4>1507391</vt:i4>
      </vt:variant>
      <vt:variant>
        <vt:i4>779</vt:i4>
      </vt:variant>
      <vt:variant>
        <vt:i4>0</vt:i4>
      </vt:variant>
      <vt:variant>
        <vt:i4>5</vt:i4>
      </vt:variant>
      <vt:variant>
        <vt:lpwstr/>
      </vt:variant>
      <vt:variant>
        <vt:lpwstr>_Toc202385762</vt:lpwstr>
      </vt:variant>
      <vt:variant>
        <vt:i4>1507391</vt:i4>
      </vt:variant>
      <vt:variant>
        <vt:i4>773</vt:i4>
      </vt:variant>
      <vt:variant>
        <vt:i4>0</vt:i4>
      </vt:variant>
      <vt:variant>
        <vt:i4>5</vt:i4>
      </vt:variant>
      <vt:variant>
        <vt:lpwstr/>
      </vt:variant>
      <vt:variant>
        <vt:lpwstr>_Toc202385761</vt:lpwstr>
      </vt:variant>
      <vt:variant>
        <vt:i4>1507391</vt:i4>
      </vt:variant>
      <vt:variant>
        <vt:i4>767</vt:i4>
      </vt:variant>
      <vt:variant>
        <vt:i4>0</vt:i4>
      </vt:variant>
      <vt:variant>
        <vt:i4>5</vt:i4>
      </vt:variant>
      <vt:variant>
        <vt:lpwstr/>
      </vt:variant>
      <vt:variant>
        <vt:lpwstr>_Toc202385760</vt:lpwstr>
      </vt:variant>
      <vt:variant>
        <vt:i4>1310783</vt:i4>
      </vt:variant>
      <vt:variant>
        <vt:i4>761</vt:i4>
      </vt:variant>
      <vt:variant>
        <vt:i4>0</vt:i4>
      </vt:variant>
      <vt:variant>
        <vt:i4>5</vt:i4>
      </vt:variant>
      <vt:variant>
        <vt:lpwstr/>
      </vt:variant>
      <vt:variant>
        <vt:lpwstr>_Toc202385759</vt:lpwstr>
      </vt:variant>
      <vt:variant>
        <vt:i4>1310783</vt:i4>
      </vt:variant>
      <vt:variant>
        <vt:i4>755</vt:i4>
      </vt:variant>
      <vt:variant>
        <vt:i4>0</vt:i4>
      </vt:variant>
      <vt:variant>
        <vt:i4>5</vt:i4>
      </vt:variant>
      <vt:variant>
        <vt:lpwstr/>
      </vt:variant>
      <vt:variant>
        <vt:lpwstr>_Toc202385758</vt:lpwstr>
      </vt:variant>
      <vt:variant>
        <vt:i4>1310783</vt:i4>
      </vt:variant>
      <vt:variant>
        <vt:i4>749</vt:i4>
      </vt:variant>
      <vt:variant>
        <vt:i4>0</vt:i4>
      </vt:variant>
      <vt:variant>
        <vt:i4>5</vt:i4>
      </vt:variant>
      <vt:variant>
        <vt:lpwstr/>
      </vt:variant>
      <vt:variant>
        <vt:lpwstr>_Toc202385757</vt:lpwstr>
      </vt:variant>
      <vt:variant>
        <vt:i4>1310783</vt:i4>
      </vt:variant>
      <vt:variant>
        <vt:i4>743</vt:i4>
      </vt:variant>
      <vt:variant>
        <vt:i4>0</vt:i4>
      </vt:variant>
      <vt:variant>
        <vt:i4>5</vt:i4>
      </vt:variant>
      <vt:variant>
        <vt:lpwstr/>
      </vt:variant>
      <vt:variant>
        <vt:lpwstr>_Toc202385756</vt:lpwstr>
      </vt:variant>
      <vt:variant>
        <vt:i4>1310783</vt:i4>
      </vt:variant>
      <vt:variant>
        <vt:i4>737</vt:i4>
      </vt:variant>
      <vt:variant>
        <vt:i4>0</vt:i4>
      </vt:variant>
      <vt:variant>
        <vt:i4>5</vt:i4>
      </vt:variant>
      <vt:variant>
        <vt:lpwstr/>
      </vt:variant>
      <vt:variant>
        <vt:lpwstr>_Toc202385755</vt:lpwstr>
      </vt:variant>
      <vt:variant>
        <vt:i4>1310783</vt:i4>
      </vt:variant>
      <vt:variant>
        <vt:i4>731</vt:i4>
      </vt:variant>
      <vt:variant>
        <vt:i4>0</vt:i4>
      </vt:variant>
      <vt:variant>
        <vt:i4>5</vt:i4>
      </vt:variant>
      <vt:variant>
        <vt:lpwstr/>
      </vt:variant>
      <vt:variant>
        <vt:lpwstr>_Toc202385754</vt:lpwstr>
      </vt:variant>
      <vt:variant>
        <vt:i4>1310783</vt:i4>
      </vt:variant>
      <vt:variant>
        <vt:i4>725</vt:i4>
      </vt:variant>
      <vt:variant>
        <vt:i4>0</vt:i4>
      </vt:variant>
      <vt:variant>
        <vt:i4>5</vt:i4>
      </vt:variant>
      <vt:variant>
        <vt:lpwstr/>
      </vt:variant>
      <vt:variant>
        <vt:lpwstr>_Toc202385753</vt:lpwstr>
      </vt:variant>
      <vt:variant>
        <vt:i4>1310783</vt:i4>
      </vt:variant>
      <vt:variant>
        <vt:i4>719</vt:i4>
      </vt:variant>
      <vt:variant>
        <vt:i4>0</vt:i4>
      </vt:variant>
      <vt:variant>
        <vt:i4>5</vt:i4>
      </vt:variant>
      <vt:variant>
        <vt:lpwstr/>
      </vt:variant>
      <vt:variant>
        <vt:lpwstr>_Toc202385752</vt:lpwstr>
      </vt:variant>
      <vt:variant>
        <vt:i4>1310783</vt:i4>
      </vt:variant>
      <vt:variant>
        <vt:i4>713</vt:i4>
      </vt:variant>
      <vt:variant>
        <vt:i4>0</vt:i4>
      </vt:variant>
      <vt:variant>
        <vt:i4>5</vt:i4>
      </vt:variant>
      <vt:variant>
        <vt:lpwstr/>
      </vt:variant>
      <vt:variant>
        <vt:lpwstr>_Toc202385751</vt:lpwstr>
      </vt:variant>
      <vt:variant>
        <vt:i4>1310783</vt:i4>
      </vt:variant>
      <vt:variant>
        <vt:i4>707</vt:i4>
      </vt:variant>
      <vt:variant>
        <vt:i4>0</vt:i4>
      </vt:variant>
      <vt:variant>
        <vt:i4>5</vt:i4>
      </vt:variant>
      <vt:variant>
        <vt:lpwstr/>
      </vt:variant>
      <vt:variant>
        <vt:lpwstr>_Toc202385750</vt:lpwstr>
      </vt:variant>
      <vt:variant>
        <vt:i4>1376319</vt:i4>
      </vt:variant>
      <vt:variant>
        <vt:i4>701</vt:i4>
      </vt:variant>
      <vt:variant>
        <vt:i4>0</vt:i4>
      </vt:variant>
      <vt:variant>
        <vt:i4>5</vt:i4>
      </vt:variant>
      <vt:variant>
        <vt:lpwstr/>
      </vt:variant>
      <vt:variant>
        <vt:lpwstr>_Toc202385749</vt:lpwstr>
      </vt:variant>
      <vt:variant>
        <vt:i4>1376319</vt:i4>
      </vt:variant>
      <vt:variant>
        <vt:i4>695</vt:i4>
      </vt:variant>
      <vt:variant>
        <vt:i4>0</vt:i4>
      </vt:variant>
      <vt:variant>
        <vt:i4>5</vt:i4>
      </vt:variant>
      <vt:variant>
        <vt:lpwstr/>
      </vt:variant>
      <vt:variant>
        <vt:lpwstr>_Toc202385748</vt:lpwstr>
      </vt:variant>
      <vt:variant>
        <vt:i4>1376319</vt:i4>
      </vt:variant>
      <vt:variant>
        <vt:i4>689</vt:i4>
      </vt:variant>
      <vt:variant>
        <vt:i4>0</vt:i4>
      </vt:variant>
      <vt:variant>
        <vt:i4>5</vt:i4>
      </vt:variant>
      <vt:variant>
        <vt:lpwstr/>
      </vt:variant>
      <vt:variant>
        <vt:lpwstr>_Toc202385747</vt:lpwstr>
      </vt:variant>
      <vt:variant>
        <vt:i4>1376319</vt:i4>
      </vt:variant>
      <vt:variant>
        <vt:i4>683</vt:i4>
      </vt:variant>
      <vt:variant>
        <vt:i4>0</vt:i4>
      </vt:variant>
      <vt:variant>
        <vt:i4>5</vt:i4>
      </vt:variant>
      <vt:variant>
        <vt:lpwstr/>
      </vt:variant>
      <vt:variant>
        <vt:lpwstr>_Toc202385746</vt:lpwstr>
      </vt:variant>
      <vt:variant>
        <vt:i4>1376319</vt:i4>
      </vt:variant>
      <vt:variant>
        <vt:i4>677</vt:i4>
      </vt:variant>
      <vt:variant>
        <vt:i4>0</vt:i4>
      </vt:variant>
      <vt:variant>
        <vt:i4>5</vt:i4>
      </vt:variant>
      <vt:variant>
        <vt:lpwstr/>
      </vt:variant>
      <vt:variant>
        <vt:lpwstr>_Toc202385745</vt:lpwstr>
      </vt:variant>
      <vt:variant>
        <vt:i4>1376319</vt:i4>
      </vt:variant>
      <vt:variant>
        <vt:i4>671</vt:i4>
      </vt:variant>
      <vt:variant>
        <vt:i4>0</vt:i4>
      </vt:variant>
      <vt:variant>
        <vt:i4>5</vt:i4>
      </vt:variant>
      <vt:variant>
        <vt:lpwstr/>
      </vt:variant>
      <vt:variant>
        <vt:lpwstr>_Toc202385744</vt:lpwstr>
      </vt:variant>
      <vt:variant>
        <vt:i4>1376319</vt:i4>
      </vt:variant>
      <vt:variant>
        <vt:i4>665</vt:i4>
      </vt:variant>
      <vt:variant>
        <vt:i4>0</vt:i4>
      </vt:variant>
      <vt:variant>
        <vt:i4>5</vt:i4>
      </vt:variant>
      <vt:variant>
        <vt:lpwstr/>
      </vt:variant>
      <vt:variant>
        <vt:lpwstr>_Toc202385743</vt:lpwstr>
      </vt:variant>
      <vt:variant>
        <vt:i4>1376319</vt:i4>
      </vt:variant>
      <vt:variant>
        <vt:i4>659</vt:i4>
      </vt:variant>
      <vt:variant>
        <vt:i4>0</vt:i4>
      </vt:variant>
      <vt:variant>
        <vt:i4>5</vt:i4>
      </vt:variant>
      <vt:variant>
        <vt:lpwstr/>
      </vt:variant>
      <vt:variant>
        <vt:lpwstr>_Toc202385742</vt:lpwstr>
      </vt:variant>
      <vt:variant>
        <vt:i4>1376319</vt:i4>
      </vt:variant>
      <vt:variant>
        <vt:i4>653</vt:i4>
      </vt:variant>
      <vt:variant>
        <vt:i4>0</vt:i4>
      </vt:variant>
      <vt:variant>
        <vt:i4>5</vt:i4>
      </vt:variant>
      <vt:variant>
        <vt:lpwstr/>
      </vt:variant>
      <vt:variant>
        <vt:lpwstr>_Toc202385741</vt:lpwstr>
      </vt:variant>
      <vt:variant>
        <vt:i4>1376319</vt:i4>
      </vt:variant>
      <vt:variant>
        <vt:i4>647</vt:i4>
      </vt:variant>
      <vt:variant>
        <vt:i4>0</vt:i4>
      </vt:variant>
      <vt:variant>
        <vt:i4>5</vt:i4>
      </vt:variant>
      <vt:variant>
        <vt:lpwstr/>
      </vt:variant>
      <vt:variant>
        <vt:lpwstr>_Toc202385740</vt:lpwstr>
      </vt:variant>
      <vt:variant>
        <vt:i4>1179711</vt:i4>
      </vt:variant>
      <vt:variant>
        <vt:i4>641</vt:i4>
      </vt:variant>
      <vt:variant>
        <vt:i4>0</vt:i4>
      </vt:variant>
      <vt:variant>
        <vt:i4>5</vt:i4>
      </vt:variant>
      <vt:variant>
        <vt:lpwstr/>
      </vt:variant>
      <vt:variant>
        <vt:lpwstr>_Toc202385739</vt:lpwstr>
      </vt:variant>
      <vt:variant>
        <vt:i4>1179711</vt:i4>
      </vt:variant>
      <vt:variant>
        <vt:i4>635</vt:i4>
      </vt:variant>
      <vt:variant>
        <vt:i4>0</vt:i4>
      </vt:variant>
      <vt:variant>
        <vt:i4>5</vt:i4>
      </vt:variant>
      <vt:variant>
        <vt:lpwstr/>
      </vt:variant>
      <vt:variant>
        <vt:lpwstr>_Toc202385738</vt:lpwstr>
      </vt:variant>
      <vt:variant>
        <vt:i4>1179711</vt:i4>
      </vt:variant>
      <vt:variant>
        <vt:i4>629</vt:i4>
      </vt:variant>
      <vt:variant>
        <vt:i4>0</vt:i4>
      </vt:variant>
      <vt:variant>
        <vt:i4>5</vt:i4>
      </vt:variant>
      <vt:variant>
        <vt:lpwstr/>
      </vt:variant>
      <vt:variant>
        <vt:lpwstr>_Toc202385737</vt:lpwstr>
      </vt:variant>
      <vt:variant>
        <vt:i4>1179711</vt:i4>
      </vt:variant>
      <vt:variant>
        <vt:i4>623</vt:i4>
      </vt:variant>
      <vt:variant>
        <vt:i4>0</vt:i4>
      </vt:variant>
      <vt:variant>
        <vt:i4>5</vt:i4>
      </vt:variant>
      <vt:variant>
        <vt:lpwstr/>
      </vt:variant>
      <vt:variant>
        <vt:lpwstr>_Toc202385736</vt:lpwstr>
      </vt:variant>
      <vt:variant>
        <vt:i4>1179711</vt:i4>
      </vt:variant>
      <vt:variant>
        <vt:i4>617</vt:i4>
      </vt:variant>
      <vt:variant>
        <vt:i4>0</vt:i4>
      </vt:variant>
      <vt:variant>
        <vt:i4>5</vt:i4>
      </vt:variant>
      <vt:variant>
        <vt:lpwstr/>
      </vt:variant>
      <vt:variant>
        <vt:lpwstr>_Toc202385735</vt:lpwstr>
      </vt:variant>
      <vt:variant>
        <vt:i4>1179711</vt:i4>
      </vt:variant>
      <vt:variant>
        <vt:i4>611</vt:i4>
      </vt:variant>
      <vt:variant>
        <vt:i4>0</vt:i4>
      </vt:variant>
      <vt:variant>
        <vt:i4>5</vt:i4>
      </vt:variant>
      <vt:variant>
        <vt:lpwstr/>
      </vt:variant>
      <vt:variant>
        <vt:lpwstr>_Toc202385734</vt:lpwstr>
      </vt:variant>
      <vt:variant>
        <vt:i4>1179711</vt:i4>
      </vt:variant>
      <vt:variant>
        <vt:i4>605</vt:i4>
      </vt:variant>
      <vt:variant>
        <vt:i4>0</vt:i4>
      </vt:variant>
      <vt:variant>
        <vt:i4>5</vt:i4>
      </vt:variant>
      <vt:variant>
        <vt:lpwstr/>
      </vt:variant>
      <vt:variant>
        <vt:lpwstr>_Toc202385733</vt:lpwstr>
      </vt:variant>
      <vt:variant>
        <vt:i4>1179711</vt:i4>
      </vt:variant>
      <vt:variant>
        <vt:i4>599</vt:i4>
      </vt:variant>
      <vt:variant>
        <vt:i4>0</vt:i4>
      </vt:variant>
      <vt:variant>
        <vt:i4>5</vt:i4>
      </vt:variant>
      <vt:variant>
        <vt:lpwstr/>
      </vt:variant>
      <vt:variant>
        <vt:lpwstr>_Toc202385732</vt:lpwstr>
      </vt:variant>
      <vt:variant>
        <vt:i4>1179711</vt:i4>
      </vt:variant>
      <vt:variant>
        <vt:i4>593</vt:i4>
      </vt:variant>
      <vt:variant>
        <vt:i4>0</vt:i4>
      </vt:variant>
      <vt:variant>
        <vt:i4>5</vt:i4>
      </vt:variant>
      <vt:variant>
        <vt:lpwstr/>
      </vt:variant>
      <vt:variant>
        <vt:lpwstr>_Toc202385731</vt:lpwstr>
      </vt:variant>
      <vt:variant>
        <vt:i4>1179711</vt:i4>
      </vt:variant>
      <vt:variant>
        <vt:i4>587</vt:i4>
      </vt:variant>
      <vt:variant>
        <vt:i4>0</vt:i4>
      </vt:variant>
      <vt:variant>
        <vt:i4>5</vt:i4>
      </vt:variant>
      <vt:variant>
        <vt:lpwstr/>
      </vt:variant>
      <vt:variant>
        <vt:lpwstr>_Toc202385730</vt:lpwstr>
      </vt:variant>
      <vt:variant>
        <vt:i4>1245247</vt:i4>
      </vt:variant>
      <vt:variant>
        <vt:i4>581</vt:i4>
      </vt:variant>
      <vt:variant>
        <vt:i4>0</vt:i4>
      </vt:variant>
      <vt:variant>
        <vt:i4>5</vt:i4>
      </vt:variant>
      <vt:variant>
        <vt:lpwstr/>
      </vt:variant>
      <vt:variant>
        <vt:lpwstr>_Toc202385729</vt:lpwstr>
      </vt:variant>
      <vt:variant>
        <vt:i4>1245247</vt:i4>
      </vt:variant>
      <vt:variant>
        <vt:i4>575</vt:i4>
      </vt:variant>
      <vt:variant>
        <vt:i4>0</vt:i4>
      </vt:variant>
      <vt:variant>
        <vt:i4>5</vt:i4>
      </vt:variant>
      <vt:variant>
        <vt:lpwstr/>
      </vt:variant>
      <vt:variant>
        <vt:lpwstr>_Toc202385728</vt:lpwstr>
      </vt:variant>
      <vt:variant>
        <vt:i4>1245247</vt:i4>
      </vt:variant>
      <vt:variant>
        <vt:i4>569</vt:i4>
      </vt:variant>
      <vt:variant>
        <vt:i4>0</vt:i4>
      </vt:variant>
      <vt:variant>
        <vt:i4>5</vt:i4>
      </vt:variant>
      <vt:variant>
        <vt:lpwstr/>
      </vt:variant>
      <vt:variant>
        <vt:lpwstr>_Toc202385727</vt:lpwstr>
      </vt:variant>
      <vt:variant>
        <vt:i4>1245247</vt:i4>
      </vt:variant>
      <vt:variant>
        <vt:i4>563</vt:i4>
      </vt:variant>
      <vt:variant>
        <vt:i4>0</vt:i4>
      </vt:variant>
      <vt:variant>
        <vt:i4>5</vt:i4>
      </vt:variant>
      <vt:variant>
        <vt:lpwstr/>
      </vt:variant>
      <vt:variant>
        <vt:lpwstr>_Toc202385726</vt:lpwstr>
      </vt:variant>
      <vt:variant>
        <vt:i4>1245247</vt:i4>
      </vt:variant>
      <vt:variant>
        <vt:i4>557</vt:i4>
      </vt:variant>
      <vt:variant>
        <vt:i4>0</vt:i4>
      </vt:variant>
      <vt:variant>
        <vt:i4>5</vt:i4>
      </vt:variant>
      <vt:variant>
        <vt:lpwstr/>
      </vt:variant>
      <vt:variant>
        <vt:lpwstr>_Toc202385725</vt:lpwstr>
      </vt:variant>
      <vt:variant>
        <vt:i4>1245247</vt:i4>
      </vt:variant>
      <vt:variant>
        <vt:i4>551</vt:i4>
      </vt:variant>
      <vt:variant>
        <vt:i4>0</vt:i4>
      </vt:variant>
      <vt:variant>
        <vt:i4>5</vt:i4>
      </vt:variant>
      <vt:variant>
        <vt:lpwstr/>
      </vt:variant>
      <vt:variant>
        <vt:lpwstr>_Toc202385724</vt:lpwstr>
      </vt:variant>
      <vt:variant>
        <vt:i4>1245247</vt:i4>
      </vt:variant>
      <vt:variant>
        <vt:i4>545</vt:i4>
      </vt:variant>
      <vt:variant>
        <vt:i4>0</vt:i4>
      </vt:variant>
      <vt:variant>
        <vt:i4>5</vt:i4>
      </vt:variant>
      <vt:variant>
        <vt:lpwstr/>
      </vt:variant>
      <vt:variant>
        <vt:lpwstr>_Toc202385723</vt:lpwstr>
      </vt:variant>
      <vt:variant>
        <vt:i4>1245247</vt:i4>
      </vt:variant>
      <vt:variant>
        <vt:i4>539</vt:i4>
      </vt:variant>
      <vt:variant>
        <vt:i4>0</vt:i4>
      </vt:variant>
      <vt:variant>
        <vt:i4>5</vt:i4>
      </vt:variant>
      <vt:variant>
        <vt:lpwstr/>
      </vt:variant>
      <vt:variant>
        <vt:lpwstr>_Toc202385722</vt:lpwstr>
      </vt:variant>
      <vt:variant>
        <vt:i4>1245247</vt:i4>
      </vt:variant>
      <vt:variant>
        <vt:i4>533</vt:i4>
      </vt:variant>
      <vt:variant>
        <vt:i4>0</vt:i4>
      </vt:variant>
      <vt:variant>
        <vt:i4>5</vt:i4>
      </vt:variant>
      <vt:variant>
        <vt:lpwstr/>
      </vt:variant>
      <vt:variant>
        <vt:lpwstr>_Toc202385721</vt:lpwstr>
      </vt:variant>
      <vt:variant>
        <vt:i4>1245247</vt:i4>
      </vt:variant>
      <vt:variant>
        <vt:i4>527</vt:i4>
      </vt:variant>
      <vt:variant>
        <vt:i4>0</vt:i4>
      </vt:variant>
      <vt:variant>
        <vt:i4>5</vt:i4>
      </vt:variant>
      <vt:variant>
        <vt:lpwstr/>
      </vt:variant>
      <vt:variant>
        <vt:lpwstr>_Toc202385720</vt:lpwstr>
      </vt:variant>
      <vt:variant>
        <vt:i4>1048639</vt:i4>
      </vt:variant>
      <vt:variant>
        <vt:i4>521</vt:i4>
      </vt:variant>
      <vt:variant>
        <vt:i4>0</vt:i4>
      </vt:variant>
      <vt:variant>
        <vt:i4>5</vt:i4>
      </vt:variant>
      <vt:variant>
        <vt:lpwstr/>
      </vt:variant>
      <vt:variant>
        <vt:lpwstr>_Toc202385719</vt:lpwstr>
      </vt:variant>
      <vt:variant>
        <vt:i4>1048639</vt:i4>
      </vt:variant>
      <vt:variant>
        <vt:i4>515</vt:i4>
      </vt:variant>
      <vt:variant>
        <vt:i4>0</vt:i4>
      </vt:variant>
      <vt:variant>
        <vt:i4>5</vt:i4>
      </vt:variant>
      <vt:variant>
        <vt:lpwstr/>
      </vt:variant>
      <vt:variant>
        <vt:lpwstr>_Toc202385718</vt:lpwstr>
      </vt:variant>
      <vt:variant>
        <vt:i4>1048639</vt:i4>
      </vt:variant>
      <vt:variant>
        <vt:i4>509</vt:i4>
      </vt:variant>
      <vt:variant>
        <vt:i4>0</vt:i4>
      </vt:variant>
      <vt:variant>
        <vt:i4>5</vt:i4>
      </vt:variant>
      <vt:variant>
        <vt:lpwstr/>
      </vt:variant>
      <vt:variant>
        <vt:lpwstr>_Toc202385717</vt:lpwstr>
      </vt:variant>
      <vt:variant>
        <vt:i4>1048639</vt:i4>
      </vt:variant>
      <vt:variant>
        <vt:i4>503</vt:i4>
      </vt:variant>
      <vt:variant>
        <vt:i4>0</vt:i4>
      </vt:variant>
      <vt:variant>
        <vt:i4>5</vt:i4>
      </vt:variant>
      <vt:variant>
        <vt:lpwstr/>
      </vt:variant>
      <vt:variant>
        <vt:lpwstr>_Toc202385716</vt:lpwstr>
      </vt:variant>
      <vt:variant>
        <vt:i4>1048639</vt:i4>
      </vt:variant>
      <vt:variant>
        <vt:i4>497</vt:i4>
      </vt:variant>
      <vt:variant>
        <vt:i4>0</vt:i4>
      </vt:variant>
      <vt:variant>
        <vt:i4>5</vt:i4>
      </vt:variant>
      <vt:variant>
        <vt:lpwstr/>
      </vt:variant>
      <vt:variant>
        <vt:lpwstr>_Toc202385715</vt:lpwstr>
      </vt:variant>
      <vt:variant>
        <vt:i4>1048639</vt:i4>
      </vt:variant>
      <vt:variant>
        <vt:i4>491</vt:i4>
      </vt:variant>
      <vt:variant>
        <vt:i4>0</vt:i4>
      </vt:variant>
      <vt:variant>
        <vt:i4>5</vt:i4>
      </vt:variant>
      <vt:variant>
        <vt:lpwstr/>
      </vt:variant>
      <vt:variant>
        <vt:lpwstr>_Toc202385714</vt:lpwstr>
      </vt:variant>
      <vt:variant>
        <vt:i4>1048639</vt:i4>
      </vt:variant>
      <vt:variant>
        <vt:i4>485</vt:i4>
      </vt:variant>
      <vt:variant>
        <vt:i4>0</vt:i4>
      </vt:variant>
      <vt:variant>
        <vt:i4>5</vt:i4>
      </vt:variant>
      <vt:variant>
        <vt:lpwstr/>
      </vt:variant>
      <vt:variant>
        <vt:lpwstr>_Toc202385713</vt:lpwstr>
      </vt:variant>
      <vt:variant>
        <vt:i4>1048639</vt:i4>
      </vt:variant>
      <vt:variant>
        <vt:i4>479</vt:i4>
      </vt:variant>
      <vt:variant>
        <vt:i4>0</vt:i4>
      </vt:variant>
      <vt:variant>
        <vt:i4>5</vt:i4>
      </vt:variant>
      <vt:variant>
        <vt:lpwstr/>
      </vt:variant>
      <vt:variant>
        <vt:lpwstr>_Toc202385712</vt:lpwstr>
      </vt:variant>
      <vt:variant>
        <vt:i4>1048639</vt:i4>
      </vt:variant>
      <vt:variant>
        <vt:i4>473</vt:i4>
      </vt:variant>
      <vt:variant>
        <vt:i4>0</vt:i4>
      </vt:variant>
      <vt:variant>
        <vt:i4>5</vt:i4>
      </vt:variant>
      <vt:variant>
        <vt:lpwstr/>
      </vt:variant>
      <vt:variant>
        <vt:lpwstr>_Toc202385711</vt:lpwstr>
      </vt:variant>
      <vt:variant>
        <vt:i4>1441841</vt:i4>
      </vt:variant>
      <vt:variant>
        <vt:i4>464</vt:i4>
      </vt:variant>
      <vt:variant>
        <vt:i4>0</vt:i4>
      </vt:variant>
      <vt:variant>
        <vt:i4>5</vt:i4>
      </vt:variant>
      <vt:variant>
        <vt:lpwstr/>
      </vt:variant>
      <vt:variant>
        <vt:lpwstr>_Toc202383912</vt:lpwstr>
      </vt:variant>
      <vt:variant>
        <vt:i4>1441841</vt:i4>
      </vt:variant>
      <vt:variant>
        <vt:i4>458</vt:i4>
      </vt:variant>
      <vt:variant>
        <vt:i4>0</vt:i4>
      </vt:variant>
      <vt:variant>
        <vt:i4>5</vt:i4>
      </vt:variant>
      <vt:variant>
        <vt:lpwstr/>
      </vt:variant>
      <vt:variant>
        <vt:lpwstr>_Toc202383911</vt:lpwstr>
      </vt:variant>
      <vt:variant>
        <vt:i4>1441841</vt:i4>
      </vt:variant>
      <vt:variant>
        <vt:i4>452</vt:i4>
      </vt:variant>
      <vt:variant>
        <vt:i4>0</vt:i4>
      </vt:variant>
      <vt:variant>
        <vt:i4>5</vt:i4>
      </vt:variant>
      <vt:variant>
        <vt:lpwstr/>
      </vt:variant>
      <vt:variant>
        <vt:lpwstr>_Toc202383910</vt:lpwstr>
      </vt:variant>
      <vt:variant>
        <vt:i4>1507377</vt:i4>
      </vt:variant>
      <vt:variant>
        <vt:i4>446</vt:i4>
      </vt:variant>
      <vt:variant>
        <vt:i4>0</vt:i4>
      </vt:variant>
      <vt:variant>
        <vt:i4>5</vt:i4>
      </vt:variant>
      <vt:variant>
        <vt:lpwstr/>
      </vt:variant>
      <vt:variant>
        <vt:lpwstr>_Toc202383909</vt:lpwstr>
      </vt:variant>
      <vt:variant>
        <vt:i4>1507377</vt:i4>
      </vt:variant>
      <vt:variant>
        <vt:i4>440</vt:i4>
      </vt:variant>
      <vt:variant>
        <vt:i4>0</vt:i4>
      </vt:variant>
      <vt:variant>
        <vt:i4>5</vt:i4>
      </vt:variant>
      <vt:variant>
        <vt:lpwstr/>
      </vt:variant>
      <vt:variant>
        <vt:lpwstr>_Toc202383908</vt:lpwstr>
      </vt:variant>
      <vt:variant>
        <vt:i4>1507377</vt:i4>
      </vt:variant>
      <vt:variant>
        <vt:i4>434</vt:i4>
      </vt:variant>
      <vt:variant>
        <vt:i4>0</vt:i4>
      </vt:variant>
      <vt:variant>
        <vt:i4>5</vt:i4>
      </vt:variant>
      <vt:variant>
        <vt:lpwstr/>
      </vt:variant>
      <vt:variant>
        <vt:lpwstr>_Toc202383907</vt:lpwstr>
      </vt:variant>
      <vt:variant>
        <vt:i4>1507377</vt:i4>
      </vt:variant>
      <vt:variant>
        <vt:i4>428</vt:i4>
      </vt:variant>
      <vt:variant>
        <vt:i4>0</vt:i4>
      </vt:variant>
      <vt:variant>
        <vt:i4>5</vt:i4>
      </vt:variant>
      <vt:variant>
        <vt:lpwstr/>
      </vt:variant>
      <vt:variant>
        <vt:lpwstr>_Toc202383906</vt:lpwstr>
      </vt:variant>
      <vt:variant>
        <vt:i4>1507377</vt:i4>
      </vt:variant>
      <vt:variant>
        <vt:i4>422</vt:i4>
      </vt:variant>
      <vt:variant>
        <vt:i4>0</vt:i4>
      </vt:variant>
      <vt:variant>
        <vt:i4>5</vt:i4>
      </vt:variant>
      <vt:variant>
        <vt:lpwstr/>
      </vt:variant>
      <vt:variant>
        <vt:lpwstr>_Toc202383905</vt:lpwstr>
      </vt:variant>
      <vt:variant>
        <vt:i4>1507377</vt:i4>
      </vt:variant>
      <vt:variant>
        <vt:i4>416</vt:i4>
      </vt:variant>
      <vt:variant>
        <vt:i4>0</vt:i4>
      </vt:variant>
      <vt:variant>
        <vt:i4>5</vt:i4>
      </vt:variant>
      <vt:variant>
        <vt:lpwstr/>
      </vt:variant>
      <vt:variant>
        <vt:lpwstr>_Toc202383904</vt:lpwstr>
      </vt:variant>
      <vt:variant>
        <vt:i4>1507377</vt:i4>
      </vt:variant>
      <vt:variant>
        <vt:i4>410</vt:i4>
      </vt:variant>
      <vt:variant>
        <vt:i4>0</vt:i4>
      </vt:variant>
      <vt:variant>
        <vt:i4>5</vt:i4>
      </vt:variant>
      <vt:variant>
        <vt:lpwstr/>
      </vt:variant>
      <vt:variant>
        <vt:lpwstr>_Toc202383903</vt:lpwstr>
      </vt:variant>
      <vt:variant>
        <vt:i4>1507377</vt:i4>
      </vt:variant>
      <vt:variant>
        <vt:i4>404</vt:i4>
      </vt:variant>
      <vt:variant>
        <vt:i4>0</vt:i4>
      </vt:variant>
      <vt:variant>
        <vt:i4>5</vt:i4>
      </vt:variant>
      <vt:variant>
        <vt:lpwstr/>
      </vt:variant>
      <vt:variant>
        <vt:lpwstr>_Toc202383902</vt:lpwstr>
      </vt:variant>
      <vt:variant>
        <vt:i4>1507377</vt:i4>
      </vt:variant>
      <vt:variant>
        <vt:i4>398</vt:i4>
      </vt:variant>
      <vt:variant>
        <vt:i4>0</vt:i4>
      </vt:variant>
      <vt:variant>
        <vt:i4>5</vt:i4>
      </vt:variant>
      <vt:variant>
        <vt:lpwstr/>
      </vt:variant>
      <vt:variant>
        <vt:lpwstr>_Toc202383901</vt:lpwstr>
      </vt:variant>
      <vt:variant>
        <vt:i4>1507377</vt:i4>
      </vt:variant>
      <vt:variant>
        <vt:i4>392</vt:i4>
      </vt:variant>
      <vt:variant>
        <vt:i4>0</vt:i4>
      </vt:variant>
      <vt:variant>
        <vt:i4>5</vt:i4>
      </vt:variant>
      <vt:variant>
        <vt:lpwstr/>
      </vt:variant>
      <vt:variant>
        <vt:lpwstr>_Toc202383900</vt:lpwstr>
      </vt:variant>
      <vt:variant>
        <vt:i4>1966128</vt:i4>
      </vt:variant>
      <vt:variant>
        <vt:i4>386</vt:i4>
      </vt:variant>
      <vt:variant>
        <vt:i4>0</vt:i4>
      </vt:variant>
      <vt:variant>
        <vt:i4>5</vt:i4>
      </vt:variant>
      <vt:variant>
        <vt:lpwstr/>
      </vt:variant>
      <vt:variant>
        <vt:lpwstr>_Toc202383899</vt:lpwstr>
      </vt:variant>
      <vt:variant>
        <vt:i4>1966128</vt:i4>
      </vt:variant>
      <vt:variant>
        <vt:i4>380</vt:i4>
      </vt:variant>
      <vt:variant>
        <vt:i4>0</vt:i4>
      </vt:variant>
      <vt:variant>
        <vt:i4>5</vt:i4>
      </vt:variant>
      <vt:variant>
        <vt:lpwstr/>
      </vt:variant>
      <vt:variant>
        <vt:lpwstr>_Toc202383898</vt:lpwstr>
      </vt:variant>
      <vt:variant>
        <vt:i4>1966128</vt:i4>
      </vt:variant>
      <vt:variant>
        <vt:i4>374</vt:i4>
      </vt:variant>
      <vt:variant>
        <vt:i4>0</vt:i4>
      </vt:variant>
      <vt:variant>
        <vt:i4>5</vt:i4>
      </vt:variant>
      <vt:variant>
        <vt:lpwstr/>
      </vt:variant>
      <vt:variant>
        <vt:lpwstr>_Toc202383897</vt:lpwstr>
      </vt:variant>
      <vt:variant>
        <vt:i4>1966128</vt:i4>
      </vt:variant>
      <vt:variant>
        <vt:i4>368</vt:i4>
      </vt:variant>
      <vt:variant>
        <vt:i4>0</vt:i4>
      </vt:variant>
      <vt:variant>
        <vt:i4>5</vt:i4>
      </vt:variant>
      <vt:variant>
        <vt:lpwstr/>
      </vt:variant>
      <vt:variant>
        <vt:lpwstr>_Toc202383896</vt:lpwstr>
      </vt:variant>
      <vt:variant>
        <vt:i4>1966128</vt:i4>
      </vt:variant>
      <vt:variant>
        <vt:i4>362</vt:i4>
      </vt:variant>
      <vt:variant>
        <vt:i4>0</vt:i4>
      </vt:variant>
      <vt:variant>
        <vt:i4>5</vt:i4>
      </vt:variant>
      <vt:variant>
        <vt:lpwstr/>
      </vt:variant>
      <vt:variant>
        <vt:lpwstr>_Toc202383895</vt:lpwstr>
      </vt:variant>
      <vt:variant>
        <vt:i4>1966128</vt:i4>
      </vt:variant>
      <vt:variant>
        <vt:i4>356</vt:i4>
      </vt:variant>
      <vt:variant>
        <vt:i4>0</vt:i4>
      </vt:variant>
      <vt:variant>
        <vt:i4>5</vt:i4>
      </vt:variant>
      <vt:variant>
        <vt:lpwstr/>
      </vt:variant>
      <vt:variant>
        <vt:lpwstr>_Toc202383894</vt:lpwstr>
      </vt:variant>
      <vt:variant>
        <vt:i4>1966128</vt:i4>
      </vt:variant>
      <vt:variant>
        <vt:i4>350</vt:i4>
      </vt:variant>
      <vt:variant>
        <vt:i4>0</vt:i4>
      </vt:variant>
      <vt:variant>
        <vt:i4>5</vt:i4>
      </vt:variant>
      <vt:variant>
        <vt:lpwstr/>
      </vt:variant>
      <vt:variant>
        <vt:lpwstr>_Toc202383893</vt:lpwstr>
      </vt:variant>
      <vt:variant>
        <vt:i4>1966128</vt:i4>
      </vt:variant>
      <vt:variant>
        <vt:i4>344</vt:i4>
      </vt:variant>
      <vt:variant>
        <vt:i4>0</vt:i4>
      </vt:variant>
      <vt:variant>
        <vt:i4>5</vt:i4>
      </vt:variant>
      <vt:variant>
        <vt:lpwstr/>
      </vt:variant>
      <vt:variant>
        <vt:lpwstr>_Toc202383892</vt:lpwstr>
      </vt:variant>
      <vt:variant>
        <vt:i4>1966128</vt:i4>
      </vt:variant>
      <vt:variant>
        <vt:i4>338</vt:i4>
      </vt:variant>
      <vt:variant>
        <vt:i4>0</vt:i4>
      </vt:variant>
      <vt:variant>
        <vt:i4>5</vt:i4>
      </vt:variant>
      <vt:variant>
        <vt:lpwstr/>
      </vt:variant>
      <vt:variant>
        <vt:lpwstr>_Toc202383891</vt:lpwstr>
      </vt:variant>
      <vt:variant>
        <vt:i4>1966128</vt:i4>
      </vt:variant>
      <vt:variant>
        <vt:i4>332</vt:i4>
      </vt:variant>
      <vt:variant>
        <vt:i4>0</vt:i4>
      </vt:variant>
      <vt:variant>
        <vt:i4>5</vt:i4>
      </vt:variant>
      <vt:variant>
        <vt:lpwstr/>
      </vt:variant>
      <vt:variant>
        <vt:lpwstr>_Toc202383890</vt:lpwstr>
      </vt:variant>
      <vt:variant>
        <vt:i4>2031664</vt:i4>
      </vt:variant>
      <vt:variant>
        <vt:i4>326</vt:i4>
      </vt:variant>
      <vt:variant>
        <vt:i4>0</vt:i4>
      </vt:variant>
      <vt:variant>
        <vt:i4>5</vt:i4>
      </vt:variant>
      <vt:variant>
        <vt:lpwstr/>
      </vt:variant>
      <vt:variant>
        <vt:lpwstr>_Toc202383889</vt:lpwstr>
      </vt:variant>
      <vt:variant>
        <vt:i4>2031664</vt:i4>
      </vt:variant>
      <vt:variant>
        <vt:i4>320</vt:i4>
      </vt:variant>
      <vt:variant>
        <vt:i4>0</vt:i4>
      </vt:variant>
      <vt:variant>
        <vt:i4>5</vt:i4>
      </vt:variant>
      <vt:variant>
        <vt:lpwstr/>
      </vt:variant>
      <vt:variant>
        <vt:lpwstr>_Toc202383888</vt:lpwstr>
      </vt:variant>
      <vt:variant>
        <vt:i4>2031664</vt:i4>
      </vt:variant>
      <vt:variant>
        <vt:i4>314</vt:i4>
      </vt:variant>
      <vt:variant>
        <vt:i4>0</vt:i4>
      </vt:variant>
      <vt:variant>
        <vt:i4>5</vt:i4>
      </vt:variant>
      <vt:variant>
        <vt:lpwstr/>
      </vt:variant>
      <vt:variant>
        <vt:lpwstr>_Toc202383887</vt:lpwstr>
      </vt:variant>
      <vt:variant>
        <vt:i4>2031664</vt:i4>
      </vt:variant>
      <vt:variant>
        <vt:i4>308</vt:i4>
      </vt:variant>
      <vt:variant>
        <vt:i4>0</vt:i4>
      </vt:variant>
      <vt:variant>
        <vt:i4>5</vt:i4>
      </vt:variant>
      <vt:variant>
        <vt:lpwstr/>
      </vt:variant>
      <vt:variant>
        <vt:lpwstr>_Toc202383886</vt:lpwstr>
      </vt:variant>
      <vt:variant>
        <vt:i4>2031664</vt:i4>
      </vt:variant>
      <vt:variant>
        <vt:i4>302</vt:i4>
      </vt:variant>
      <vt:variant>
        <vt:i4>0</vt:i4>
      </vt:variant>
      <vt:variant>
        <vt:i4>5</vt:i4>
      </vt:variant>
      <vt:variant>
        <vt:lpwstr/>
      </vt:variant>
      <vt:variant>
        <vt:lpwstr>_Toc202383885</vt:lpwstr>
      </vt:variant>
      <vt:variant>
        <vt:i4>2031664</vt:i4>
      </vt:variant>
      <vt:variant>
        <vt:i4>296</vt:i4>
      </vt:variant>
      <vt:variant>
        <vt:i4>0</vt:i4>
      </vt:variant>
      <vt:variant>
        <vt:i4>5</vt:i4>
      </vt:variant>
      <vt:variant>
        <vt:lpwstr/>
      </vt:variant>
      <vt:variant>
        <vt:lpwstr>_Toc202383884</vt:lpwstr>
      </vt:variant>
      <vt:variant>
        <vt:i4>2031664</vt:i4>
      </vt:variant>
      <vt:variant>
        <vt:i4>290</vt:i4>
      </vt:variant>
      <vt:variant>
        <vt:i4>0</vt:i4>
      </vt:variant>
      <vt:variant>
        <vt:i4>5</vt:i4>
      </vt:variant>
      <vt:variant>
        <vt:lpwstr/>
      </vt:variant>
      <vt:variant>
        <vt:lpwstr>_Toc202383883</vt:lpwstr>
      </vt:variant>
      <vt:variant>
        <vt:i4>2031664</vt:i4>
      </vt:variant>
      <vt:variant>
        <vt:i4>284</vt:i4>
      </vt:variant>
      <vt:variant>
        <vt:i4>0</vt:i4>
      </vt:variant>
      <vt:variant>
        <vt:i4>5</vt:i4>
      </vt:variant>
      <vt:variant>
        <vt:lpwstr/>
      </vt:variant>
      <vt:variant>
        <vt:lpwstr>_Toc202383882</vt:lpwstr>
      </vt:variant>
      <vt:variant>
        <vt:i4>2031664</vt:i4>
      </vt:variant>
      <vt:variant>
        <vt:i4>278</vt:i4>
      </vt:variant>
      <vt:variant>
        <vt:i4>0</vt:i4>
      </vt:variant>
      <vt:variant>
        <vt:i4>5</vt:i4>
      </vt:variant>
      <vt:variant>
        <vt:lpwstr/>
      </vt:variant>
      <vt:variant>
        <vt:lpwstr>_Toc202383881</vt:lpwstr>
      </vt:variant>
      <vt:variant>
        <vt:i4>2031664</vt:i4>
      </vt:variant>
      <vt:variant>
        <vt:i4>272</vt:i4>
      </vt:variant>
      <vt:variant>
        <vt:i4>0</vt:i4>
      </vt:variant>
      <vt:variant>
        <vt:i4>5</vt:i4>
      </vt:variant>
      <vt:variant>
        <vt:lpwstr/>
      </vt:variant>
      <vt:variant>
        <vt:lpwstr>_Toc202383880</vt:lpwstr>
      </vt:variant>
      <vt:variant>
        <vt:i4>1048624</vt:i4>
      </vt:variant>
      <vt:variant>
        <vt:i4>266</vt:i4>
      </vt:variant>
      <vt:variant>
        <vt:i4>0</vt:i4>
      </vt:variant>
      <vt:variant>
        <vt:i4>5</vt:i4>
      </vt:variant>
      <vt:variant>
        <vt:lpwstr/>
      </vt:variant>
      <vt:variant>
        <vt:lpwstr>_Toc202383879</vt:lpwstr>
      </vt:variant>
      <vt:variant>
        <vt:i4>1048624</vt:i4>
      </vt:variant>
      <vt:variant>
        <vt:i4>260</vt:i4>
      </vt:variant>
      <vt:variant>
        <vt:i4>0</vt:i4>
      </vt:variant>
      <vt:variant>
        <vt:i4>5</vt:i4>
      </vt:variant>
      <vt:variant>
        <vt:lpwstr/>
      </vt:variant>
      <vt:variant>
        <vt:lpwstr>_Toc202383878</vt:lpwstr>
      </vt:variant>
      <vt:variant>
        <vt:i4>1048624</vt:i4>
      </vt:variant>
      <vt:variant>
        <vt:i4>254</vt:i4>
      </vt:variant>
      <vt:variant>
        <vt:i4>0</vt:i4>
      </vt:variant>
      <vt:variant>
        <vt:i4>5</vt:i4>
      </vt:variant>
      <vt:variant>
        <vt:lpwstr/>
      </vt:variant>
      <vt:variant>
        <vt:lpwstr>_Toc202383877</vt:lpwstr>
      </vt:variant>
      <vt:variant>
        <vt:i4>1048624</vt:i4>
      </vt:variant>
      <vt:variant>
        <vt:i4>248</vt:i4>
      </vt:variant>
      <vt:variant>
        <vt:i4>0</vt:i4>
      </vt:variant>
      <vt:variant>
        <vt:i4>5</vt:i4>
      </vt:variant>
      <vt:variant>
        <vt:lpwstr/>
      </vt:variant>
      <vt:variant>
        <vt:lpwstr>_Toc202383876</vt:lpwstr>
      </vt:variant>
      <vt:variant>
        <vt:i4>1048624</vt:i4>
      </vt:variant>
      <vt:variant>
        <vt:i4>242</vt:i4>
      </vt:variant>
      <vt:variant>
        <vt:i4>0</vt:i4>
      </vt:variant>
      <vt:variant>
        <vt:i4>5</vt:i4>
      </vt:variant>
      <vt:variant>
        <vt:lpwstr/>
      </vt:variant>
      <vt:variant>
        <vt:lpwstr>_Toc202383875</vt:lpwstr>
      </vt:variant>
      <vt:variant>
        <vt:i4>1048624</vt:i4>
      </vt:variant>
      <vt:variant>
        <vt:i4>236</vt:i4>
      </vt:variant>
      <vt:variant>
        <vt:i4>0</vt:i4>
      </vt:variant>
      <vt:variant>
        <vt:i4>5</vt:i4>
      </vt:variant>
      <vt:variant>
        <vt:lpwstr/>
      </vt:variant>
      <vt:variant>
        <vt:lpwstr>_Toc202383874</vt:lpwstr>
      </vt:variant>
      <vt:variant>
        <vt:i4>1048624</vt:i4>
      </vt:variant>
      <vt:variant>
        <vt:i4>230</vt:i4>
      </vt:variant>
      <vt:variant>
        <vt:i4>0</vt:i4>
      </vt:variant>
      <vt:variant>
        <vt:i4>5</vt:i4>
      </vt:variant>
      <vt:variant>
        <vt:lpwstr/>
      </vt:variant>
      <vt:variant>
        <vt:lpwstr>_Toc202383873</vt:lpwstr>
      </vt:variant>
      <vt:variant>
        <vt:i4>1048624</vt:i4>
      </vt:variant>
      <vt:variant>
        <vt:i4>224</vt:i4>
      </vt:variant>
      <vt:variant>
        <vt:i4>0</vt:i4>
      </vt:variant>
      <vt:variant>
        <vt:i4>5</vt:i4>
      </vt:variant>
      <vt:variant>
        <vt:lpwstr/>
      </vt:variant>
      <vt:variant>
        <vt:lpwstr>_Toc202383872</vt:lpwstr>
      </vt:variant>
      <vt:variant>
        <vt:i4>1048624</vt:i4>
      </vt:variant>
      <vt:variant>
        <vt:i4>218</vt:i4>
      </vt:variant>
      <vt:variant>
        <vt:i4>0</vt:i4>
      </vt:variant>
      <vt:variant>
        <vt:i4>5</vt:i4>
      </vt:variant>
      <vt:variant>
        <vt:lpwstr/>
      </vt:variant>
      <vt:variant>
        <vt:lpwstr>_Toc202383871</vt:lpwstr>
      </vt:variant>
      <vt:variant>
        <vt:i4>1048624</vt:i4>
      </vt:variant>
      <vt:variant>
        <vt:i4>212</vt:i4>
      </vt:variant>
      <vt:variant>
        <vt:i4>0</vt:i4>
      </vt:variant>
      <vt:variant>
        <vt:i4>5</vt:i4>
      </vt:variant>
      <vt:variant>
        <vt:lpwstr/>
      </vt:variant>
      <vt:variant>
        <vt:lpwstr>_Toc202383870</vt:lpwstr>
      </vt:variant>
      <vt:variant>
        <vt:i4>1114160</vt:i4>
      </vt:variant>
      <vt:variant>
        <vt:i4>206</vt:i4>
      </vt:variant>
      <vt:variant>
        <vt:i4>0</vt:i4>
      </vt:variant>
      <vt:variant>
        <vt:i4>5</vt:i4>
      </vt:variant>
      <vt:variant>
        <vt:lpwstr/>
      </vt:variant>
      <vt:variant>
        <vt:lpwstr>_Toc202383869</vt:lpwstr>
      </vt:variant>
      <vt:variant>
        <vt:i4>1114160</vt:i4>
      </vt:variant>
      <vt:variant>
        <vt:i4>200</vt:i4>
      </vt:variant>
      <vt:variant>
        <vt:i4>0</vt:i4>
      </vt:variant>
      <vt:variant>
        <vt:i4>5</vt:i4>
      </vt:variant>
      <vt:variant>
        <vt:lpwstr/>
      </vt:variant>
      <vt:variant>
        <vt:lpwstr>_Toc202383868</vt:lpwstr>
      </vt:variant>
      <vt:variant>
        <vt:i4>1114160</vt:i4>
      </vt:variant>
      <vt:variant>
        <vt:i4>194</vt:i4>
      </vt:variant>
      <vt:variant>
        <vt:i4>0</vt:i4>
      </vt:variant>
      <vt:variant>
        <vt:i4>5</vt:i4>
      </vt:variant>
      <vt:variant>
        <vt:lpwstr/>
      </vt:variant>
      <vt:variant>
        <vt:lpwstr>_Toc202383867</vt:lpwstr>
      </vt:variant>
      <vt:variant>
        <vt:i4>1114160</vt:i4>
      </vt:variant>
      <vt:variant>
        <vt:i4>188</vt:i4>
      </vt:variant>
      <vt:variant>
        <vt:i4>0</vt:i4>
      </vt:variant>
      <vt:variant>
        <vt:i4>5</vt:i4>
      </vt:variant>
      <vt:variant>
        <vt:lpwstr/>
      </vt:variant>
      <vt:variant>
        <vt:lpwstr>_Toc202383866</vt:lpwstr>
      </vt:variant>
      <vt:variant>
        <vt:i4>1114160</vt:i4>
      </vt:variant>
      <vt:variant>
        <vt:i4>182</vt:i4>
      </vt:variant>
      <vt:variant>
        <vt:i4>0</vt:i4>
      </vt:variant>
      <vt:variant>
        <vt:i4>5</vt:i4>
      </vt:variant>
      <vt:variant>
        <vt:lpwstr/>
      </vt:variant>
      <vt:variant>
        <vt:lpwstr>_Toc202383865</vt:lpwstr>
      </vt:variant>
      <vt:variant>
        <vt:i4>1114160</vt:i4>
      </vt:variant>
      <vt:variant>
        <vt:i4>176</vt:i4>
      </vt:variant>
      <vt:variant>
        <vt:i4>0</vt:i4>
      </vt:variant>
      <vt:variant>
        <vt:i4>5</vt:i4>
      </vt:variant>
      <vt:variant>
        <vt:lpwstr/>
      </vt:variant>
      <vt:variant>
        <vt:lpwstr>_Toc202383864</vt:lpwstr>
      </vt:variant>
      <vt:variant>
        <vt:i4>1114160</vt:i4>
      </vt:variant>
      <vt:variant>
        <vt:i4>170</vt:i4>
      </vt:variant>
      <vt:variant>
        <vt:i4>0</vt:i4>
      </vt:variant>
      <vt:variant>
        <vt:i4>5</vt:i4>
      </vt:variant>
      <vt:variant>
        <vt:lpwstr/>
      </vt:variant>
      <vt:variant>
        <vt:lpwstr>_Toc202383863</vt:lpwstr>
      </vt:variant>
      <vt:variant>
        <vt:i4>1114160</vt:i4>
      </vt:variant>
      <vt:variant>
        <vt:i4>164</vt:i4>
      </vt:variant>
      <vt:variant>
        <vt:i4>0</vt:i4>
      </vt:variant>
      <vt:variant>
        <vt:i4>5</vt:i4>
      </vt:variant>
      <vt:variant>
        <vt:lpwstr/>
      </vt:variant>
      <vt:variant>
        <vt:lpwstr>_Toc202383862</vt:lpwstr>
      </vt:variant>
      <vt:variant>
        <vt:i4>1114160</vt:i4>
      </vt:variant>
      <vt:variant>
        <vt:i4>158</vt:i4>
      </vt:variant>
      <vt:variant>
        <vt:i4>0</vt:i4>
      </vt:variant>
      <vt:variant>
        <vt:i4>5</vt:i4>
      </vt:variant>
      <vt:variant>
        <vt:lpwstr/>
      </vt:variant>
      <vt:variant>
        <vt:lpwstr>_Toc202383861</vt:lpwstr>
      </vt:variant>
      <vt:variant>
        <vt:i4>1114160</vt:i4>
      </vt:variant>
      <vt:variant>
        <vt:i4>152</vt:i4>
      </vt:variant>
      <vt:variant>
        <vt:i4>0</vt:i4>
      </vt:variant>
      <vt:variant>
        <vt:i4>5</vt:i4>
      </vt:variant>
      <vt:variant>
        <vt:lpwstr/>
      </vt:variant>
      <vt:variant>
        <vt:lpwstr>_Toc202383860</vt:lpwstr>
      </vt:variant>
      <vt:variant>
        <vt:i4>1179696</vt:i4>
      </vt:variant>
      <vt:variant>
        <vt:i4>146</vt:i4>
      </vt:variant>
      <vt:variant>
        <vt:i4>0</vt:i4>
      </vt:variant>
      <vt:variant>
        <vt:i4>5</vt:i4>
      </vt:variant>
      <vt:variant>
        <vt:lpwstr/>
      </vt:variant>
      <vt:variant>
        <vt:lpwstr>_Toc202383859</vt:lpwstr>
      </vt:variant>
      <vt:variant>
        <vt:i4>1179696</vt:i4>
      </vt:variant>
      <vt:variant>
        <vt:i4>140</vt:i4>
      </vt:variant>
      <vt:variant>
        <vt:i4>0</vt:i4>
      </vt:variant>
      <vt:variant>
        <vt:i4>5</vt:i4>
      </vt:variant>
      <vt:variant>
        <vt:lpwstr/>
      </vt:variant>
      <vt:variant>
        <vt:lpwstr>_Toc202383858</vt:lpwstr>
      </vt:variant>
      <vt:variant>
        <vt:i4>1179696</vt:i4>
      </vt:variant>
      <vt:variant>
        <vt:i4>134</vt:i4>
      </vt:variant>
      <vt:variant>
        <vt:i4>0</vt:i4>
      </vt:variant>
      <vt:variant>
        <vt:i4>5</vt:i4>
      </vt:variant>
      <vt:variant>
        <vt:lpwstr/>
      </vt:variant>
      <vt:variant>
        <vt:lpwstr>_Toc202383857</vt:lpwstr>
      </vt:variant>
      <vt:variant>
        <vt:i4>1179696</vt:i4>
      </vt:variant>
      <vt:variant>
        <vt:i4>128</vt:i4>
      </vt:variant>
      <vt:variant>
        <vt:i4>0</vt:i4>
      </vt:variant>
      <vt:variant>
        <vt:i4>5</vt:i4>
      </vt:variant>
      <vt:variant>
        <vt:lpwstr/>
      </vt:variant>
      <vt:variant>
        <vt:lpwstr>_Toc202383856</vt:lpwstr>
      </vt:variant>
      <vt:variant>
        <vt:i4>1179696</vt:i4>
      </vt:variant>
      <vt:variant>
        <vt:i4>122</vt:i4>
      </vt:variant>
      <vt:variant>
        <vt:i4>0</vt:i4>
      </vt:variant>
      <vt:variant>
        <vt:i4>5</vt:i4>
      </vt:variant>
      <vt:variant>
        <vt:lpwstr/>
      </vt:variant>
      <vt:variant>
        <vt:lpwstr>_Toc202383855</vt:lpwstr>
      </vt:variant>
      <vt:variant>
        <vt:i4>1179696</vt:i4>
      </vt:variant>
      <vt:variant>
        <vt:i4>116</vt:i4>
      </vt:variant>
      <vt:variant>
        <vt:i4>0</vt:i4>
      </vt:variant>
      <vt:variant>
        <vt:i4>5</vt:i4>
      </vt:variant>
      <vt:variant>
        <vt:lpwstr/>
      </vt:variant>
      <vt:variant>
        <vt:lpwstr>_Toc202383854</vt:lpwstr>
      </vt:variant>
      <vt:variant>
        <vt:i4>1179696</vt:i4>
      </vt:variant>
      <vt:variant>
        <vt:i4>110</vt:i4>
      </vt:variant>
      <vt:variant>
        <vt:i4>0</vt:i4>
      </vt:variant>
      <vt:variant>
        <vt:i4>5</vt:i4>
      </vt:variant>
      <vt:variant>
        <vt:lpwstr/>
      </vt:variant>
      <vt:variant>
        <vt:lpwstr>_Toc202383853</vt:lpwstr>
      </vt:variant>
      <vt:variant>
        <vt:i4>1179696</vt:i4>
      </vt:variant>
      <vt:variant>
        <vt:i4>104</vt:i4>
      </vt:variant>
      <vt:variant>
        <vt:i4>0</vt:i4>
      </vt:variant>
      <vt:variant>
        <vt:i4>5</vt:i4>
      </vt:variant>
      <vt:variant>
        <vt:lpwstr/>
      </vt:variant>
      <vt:variant>
        <vt:lpwstr>_Toc202383852</vt:lpwstr>
      </vt:variant>
      <vt:variant>
        <vt:i4>1179696</vt:i4>
      </vt:variant>
      <vt:variant>
        <vt:i4>98</vt:i4>
      </vt:variant>
      <vt:variant>
        <vt:i4>0</vt:i4>
      </vt:variant>
      <vt:variant>
        <vt:i4>5</vt:i4>
      </vt:variant>
      <vt:variant>
        <vt:lpwstr/>
      </vt:variant>
      <vt:variant>
        <vt:lpwstr>_Toc202383851</vt:lpwstr>
      </vt:variant>
      <vt:variant>
        <vt:i4>1179696</vt:i4>
      </vt:variant>
      <vt:variant>
        <vt:i4>92</vt:i4>
      </vt:variant>
      <vt:variant>
        <vt:i4>0</vt:i4>
      </vt:variant>
      <vt:variant>
        <vt:i4>5</vt:i4>
      </vt:variant>
      <vt:variant>
        <vt:lpwstr/>
      </vt:variant>
      <vt:variant>
        <vt:lpwstr>_Toc202383850</vt:lpwstr>
      </vt:variant>
      <vt:variant>
        <vt:i4>1245232</vt:i4>
      </vt:variant>
      <vt:variant>
        <vt:i4>86</vt:i4>
      </vt:variant>
      <vt:variant>
        <vt:i4>0</vt:i4>
      </vt:variant>
      <vt:variant>
        <vt:i4>5</vt:i4>
      </vt:variant>
      <vt:variant>
        <vt:lpwstr/>
      </vt:variant>
      <vt:variant>
        <vt:lpwstr>_Toc202383849</vt:lpwstr>
      </vt:variant>
      <vt:variant>
        <vt:i4>1245232</vt:i4>
      </vt:variant>
      <vt:variant>
        <vt:i4>80</vt:i4>
      </vt:variant>
      <vt:variant>
        <vt:i4>0</vt:i4>
      </vt:variant>
      <vt:variant>
        <vt:i4>5</vt:i4>
      </vt:variant>
      <vt:variant>
        <vt:lpwstr/>
      </vt:variant>
      <vt:variant>
        <vt:lpwstr>_Toc202383848</vt:lpwstr>
      </vt:variant>
      <vt:variant>
        <vt:i4>1245232</vt:i4>
      </vt:variant>
      <vt:variant>
        <vt:i4>74</vt:i4>
      </vt:variant>
      <vt:variant>
        <vt:i4>0</vt:i4>
      </vt:variant>
      <vt:variant>
        <vt:i4>5</vt:i4>
      </vt:variant>
      <vt:variant>
        <vt:lpwstr/>
      </vt:variant>
      <vt:variant>
        <vt:lpwstr>_Toc202383847</vt:lpwstr>
      </vt:variant>
      <vt:variant>
        <vt:i4>1245232</vt:i4>
      </vt:variant>
      <vt:variant>
        <vt:i4>68</vt:i4>
      </vt:variant>
      <vt:variant>
        <vt:i4>0</vt:i4>
      </vt:variant>
      <vt:variant>
        <vt:i4>5</vt:i4>
      </vt:variant>
      <vt:variant>
        <vt:lpwstr/>
      </vt:variant>
      <vt:variant>
        <vt:lpwstr>_Toc202383846</vt:lpwstr>
      </vt:variant>
      <vt:variant>
        <vt:i4>1245232</vt:i4>
      </vt:variant>
      <vt:variant>
        <vt:i4>62</vt:i4>
      </vt:variant>
      <vt:variant>
        <vt:i4>0</vt:i4>
      </vt:variant>
      <vt:variant>
        <vt:i4>5</vt:i4>
      </vt:variant>
      <vt:variant>
        <vt:lpwstr/>
      </vt:variant>
      <vt:variant>
        <vt:lpwstr>_Toc202383845</vt:lpwstr>
      </vt:variant>
      <vt:variant>
        <vt:i4>1245232</vt:i4>
      </vt:variant>
      <vt:variant>
        <vt:i4>56</vt:i4>
      </vt:variant>
      <vt:variant>
        <vt:i4>0</vt:i4>
      </vt:variant>
      <vt:variant>
        <vt:i4>5</vt:i4>
      </vt:variant>
      <vt:variant>
        <vt:lpwstr/>
      </vt:variant>
      <vt:variant>
        <vt:lpwstr>_Toc202383844</vt:lpwstr>
      </vt:variant>
      <vt:variant>
        <vt:i4>1245232</vt:i4>
      </vt:variant>
      <vt:variant>
        <vt:i4>50</vt:i4>
      </vt:variant>
      <vt:variant>
        <vt:i4>0</vt:i4>
      </vt:variant>
      <vt:variant>
        <vt:i4>5</vt:i4>
      </vt:variant>
      <vt:variant>
        <vt:lpwstr/>
      </vt:variant>
      <vt:variant>
        <vt:lpwstr>_Toc202383843</vt:lpwstr>
      </vt:variant>
      <vt:variant>
        <vt:i4>1245232</vt:i4>
      </vt:variant>
      <vt:variant>
        <vt:i4>44</vt:i4>
      </vt:variant>
      <vt:variant>
        <vt:i4>0</vt:i4>
      </vt:variant>
      <vt:variant>
        <vt:i4>5</vt:i4>
      </vt:variant>
      <vt:variant>
        <vt:lpwstr/>
      </vt:variant>
      <vt:variant>
        <vt:lpwstr>_Toc202383842</vt:lpwstr>
      </vt:variant>
      <vt:variant>
        <vt:i4>1245232</vt:i4>
      </vt:variant>
      <vt:variant>
        <vt:i4>38</vt:i4>
      </vt:variant>
      <vt:variant>
        <vt:i4>0</vt:i4>
      </vt:variant>
      <vt:variant>
        <vt:i4>5</vt:i4>
      </vt:variant>
      <vt:variant>
        <vt:lpwstr/>
      </vt:variant>
      <vt:variant>
        <vt:lpwstr>_Toc202383841</vt:lpwstr>
      </vt:variant>
      <vt:variant>
        <vt:i4>1245232</vt:i4>
      </vt:variant>
      <vt:variant>
        <vt:i4>32</vt:i4>
      </vt:variant>
      <vt:variant>
        <vt:i4>0</vt:i4>
      </vt:variant>
      <vt:variant>
        <vt:i4>5</vt:i4>
      </vt:variant>
      <vt:variant>
        <vt:lpwstr/>
      </vt:variant>
      <vt:variant>
        <vt:lpwstr>_Toc202383840</vt:lpwstr>
      </vt:variant>
      <vt:variant>
        <vt:i4>1310768</vt:i4>
      </vt:variant>
      <vt:variant>
        <vt:i4>26</vt:i4>
      </vt:variant>
      <vt:variant>
        <vt:i4>0</vt:i4>
      </vt:variant>
      <vt:variant>
        <vt:i4>5</vt:i4>
      </vt:variant>
      <vt:variant>
        <vt:lpwstr/>
      </vt:variant>
      <vt:variant>
        <vt:lpwstr>_Toc202383839</vt:lpwstr>
      </vt:variant>
      <vt:variant>
        <vt:i4>1310768</vt:i4>
      </vt:variant>
      <vt:variant>
        <vt:i4>20</vt:i4>
      </vt:variant>
      <vt:variant>
        <vt:i4>0</vt:i4>
      </vt:variant>
      <vt:variant>
        <vt:i4>5</vt:i4>
      </vt:variant>
      <vt:variant>
        <vt:lpwstr/>
      </vt:variant>
      <vt:variant>
        <vt:lpwstr>_Toc202383838</vt:lpwstr>
      </vt:variant>
      <vt:variant>
        <vt:i4>1310768</vt:i4>
      </vt:variant>
      <vt:variant>
        <vt:i4>14</vt:i4>
      </vt:variant>
      <vt:variant>
        <vt:i4>0</vt:i4>
      </vt:variant>
      <vt:variant>
        <vt:i4>5</vt:i4>
      </vt:variant>
      <vt:variant>
        <vt:lpwstr/>
      </vt:variant>
      <vt:variant>
        <vt:lpwstr>_Toc202383837</vt:lpwstr>
      </vt:variant>
      <vt:variant>
        <vt:i4>1310768</vt:i4>
      </vt:variant>
      <vt:variant>
        <vt:i4>8</vt:i4>
      </vt:variant>
      <vt:variant>
        <vt:i4>0</vt:i4>
      </vt:variant>
      <vt:variant>
        <vt:i4>5</vt:i4>
      </vt:variant>
      <vt:variant>
        <vt:lpwstr/>
      </vt:variant>
      <vt:variant>
        <vt:lpwstr>_Toc202383836</vt:lpwstr>
      </vt:variant>
      <vt:variant>
        <vt:i4>1310768</vt:i4>
      </vt:variant>
      <vt:variant>
        <vt:i4>2</vt:i4>
      </vt:variant>
      <vt:variant>
        <vt:i4>0</vt:i4>
      </vt:variant>
      <vt:variant>
        <vt:i4>5</vt:i4>
      </vt:variant>
      <vt:variant>
        <vt:lpwstr/>
      </vt:variant>
      <vt:variant>
        <vt:lpwstr>_Toc202383835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Huu Thien</dc:creator>
  <cp:keywords/>
  <dc:description/>
  <cp:lastModifiedBy>Thien Huu</cp:lastModifiedBy>
  <cp:revision>65</cp:revision>
  <cp:lastPrinted>2025-07-03T20:21:00Z</cp:lastPrinted>
  <dcterms:created xsi:type="dcterms:W3CDTF">2026-05-28T04:26:00Z</dcterms:created>
  <dcterms:modified xsi:type="dcterms:W3CDTF">2026-05-30T14:31:00Z</dcterms:modified>
</cp:coreProperties>
</file>